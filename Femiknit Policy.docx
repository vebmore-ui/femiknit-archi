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20160" w14:textId="77777777" w:rsidR="00550AB5" w:rsidRDefault="00000000">
      <w:pPr>
        <w:spacing w:after="40"/>
      </w:pPr>
      <w:r>
        <w:rPr>
          <w:b/>
          <w:color w:val="A67937"/>
          <w:sz w:val="20"/>
        </w:rPr>
        <w:t>WEBSITE POLICY</w:t>
      </w:r>
    </w:p>
    <w:p w14:paraId="7B1BC40C" w14:textId="77777777" w:rsidR="00550AB5" w:rsidRDefault="00000000">
      <w:pPr>
        <w:spacing w:after="80"/>
      </w:pPr>
      <w:proofErr w:type="spellStart"/>
      <w:r>
        <w:rPr>
          <w:b/>
          <w:color w:val="4F162B"/>
          <w:sz w:val="54"/>
        </w:rPr>
        <w:t>Femiknit</w:t>
      </w:r>
      <w:proofErr w:type="spellEnd"/>
      <w:r>
        <w:rPr>
          <w:b/>
          <w:color w:val="4F162B"/>
          <w:sz w:val="54"/>
        </w:rPr>
        <w:t xml:space="preserve"> Return, Exchange</w:t>
      </w:r>
      <w:r>
        <w:rPr>
          <w:b/>
          <w:color w:val="4F162B"/>
          <w:sz w:val="54"/>
        </w:rPr>
        <w:br/>
        <w:t>and Refund Policy</w:t>
      </w:r>
    </w:p>
    <w:p w14:paraId="733CEA15" w14:textId="77777777" w:rsidR="00550AB5" w:rsidRDefault="00000000">
      <w:pPr>
        <w:spacing w:after="160"/>
      </w:pPr>
      <w:r>
        <w:rPr>
          <w:color w:val="5F5F5F"/>
          <w:sz w:val="25"/>
        </w:rPr>
        <w:t xml:space="preserve">Simple, fair and transparent support for every </w:t>
      </w:r>
      <w:proofErr w:type="spellStart"/>
      <w:r>
        <w:rPr>
          <w:color w:val="5F5F5F"/>
          <w:sz w:val="25"/>
        </w:rPr>
        <w:t>Femiknit</w:t>
      </w:r>
      <w:proofErr w:type="spellEnd"/>
      <w:r>
        <w:rPr>
          <w:color w:val="5F5F5F"/>
          <w:sz w:val="25"/>
        </w:rPr>
        <w:t xml:space="preserve"> order</w:t>
      </w:r>
    </w:p>
    <w:p w14:paraId="02ED0CDC" w14:textId="77777777" w:rsidR="00550AB5" w:rsidRDefault="00000000">
      <w:pPr>
        <w:spacing w:after="320"/>
      </w:pPr>
      <w:r>
        <w:rPr>
          <w:i/>
          <w:color w:val="5F5F5F"/>
          <w:sz w:val="19"/>
        </w:rPr>
        <w:t>Last updated: 1 August 2026</w:t>
      </w:r>
    </w:p>
    <w:p w14:paraId="5B1316AF" w14:textId="77777777" w:rsidR="00550AB5" w:rsidRDefault="00000000">
      <w:pPr>
        <w:spacing w:after="240"/>
      </w:pPr>
      <w:r>
        <w:rPr>
          <w:b/>
          <w:color w:val="4F162B"/>
          <w:sz w:val="19"/>
        </w:rPr>
        <w:t xml:space="preserve">Before publishing: </w:t>
      </w:r>
      <w:r>
        <w:rPr>
          <w:color w:val="4F162B"/>
          <w:sz w:val="19"/>
        </w:rPr>
        <w:t>replace every yellow-highlighted contact or business detail.</w:t>
      </w:r>
    </w:p>
    <w:p w14:paraId="065A0B5A" w14:textId="77777777" w:rsidR="00550AB5" w:rsidRDefault="00000000">
      <w:pPr>
        <w:spacing w:after="200"/>
      </w:pPr>
      <w:r>
        <w:t xml:space="preserve">At </w:t>
      </w:r>
      <w:proofErr w:type="spellStart"/>
      <w:r>
        <w:t>Femiknit</w:t>
      </w:r>
      <w:proofErr w:type="spellEnd"/>
      <w:r>
        <w:t>, every saree is checked carefully before it is packed. We hope you love what you receive. If something is not right, we will do our best to resolve it fairly and quickly.</w:t>
      </w:r>
    </w:p>
    <w:p w14:paraId="477222A8" w14:textId="77777777" w:rsidR="00550AB5" w:rsidRDefault="00000000">
      <w:pPr>
        <w:pStyle w:val="Heading1"/>
      </w:pPr>
      <w:r>
        <w:rPr>
          <w:rFonts w:ascii="Calibri" w:hAnsi="Calibri"/>
        </w:rPr>
        <w:t>Policy at a glance</w:t>
      </w:r>
    </w:p>
    <w:tbl>
      <w:tblPr>
        <w:tblW w:w="9360" w:type="dxa"/>
        <w:tblInd w:w="120" w:type="dxa"/>
        <w:tblBorders>
          <w:top w:val="single" w:sz="6" w:space="0" w:color="D9C7CD"/>
          <w:left w:val="single" w:sz="6" w:space="0" w:color="D9C7CD"/>
          <w:bottom w:val="single" w:sz="6" w:space="0" w:color="D9C7CD"/>
          <w:right w:val="single" w:sz="6" w:space="0" w:color="D9C7CD"/>
          <w:insideH w:val="single" w:sz="6" w:space="0" w:color="D9C7CD"/>
          <w:insideV w:val="single" w:sz="6" w:space="0" w:color="D9C7CD"/>
        </w:tblBorders>
        <w:tblLayout w:type="fixed"/>
        <w:tblLook w:val="04A0" w:firstRow="1" w:lastRow="0" w:firstColumn="1" w:lastColumn="0" w:noHBand="0" w:noVBand="1"/>
      </w:tblPr>
      <w:tblGrid>
        <w:gridCol w:w="2700"/>
        <w:gridCol w:w="6660"/>
      </w:tblGrid>
      <w:tr w:rsidR="00550AB5" w14:paraId="3ABE3599" w14:textId="77777777">
        <w:tc>
          <w:tcPr>
            <w:tcW w:w="2700" w:type="dxa"/>
            <w:shd w:val="clear" w:color="auto" w:fill="F8EDEF"/>
            <w:tcMar>
              <w:top w:w="80" w:type="dxa"/>
              <w:left w:w="120" w:type="dxa"/>
              <w:bottom w:w="80" w:type="dxa"/>
              <w:right w:w="120" w:type="dxa"/>
            </w:tcMar>
            <w:vAlign w:val="center"/>
          </w:tcPr>
          <w:p w14:paraId="00A87242" w14:textId="77777777" w:rsidR="00550AB5" w:rsidRDefault="00000000">
            <w:pPr>
              <w:spacing w:after="0"/>
            </w:pPr>
            <w:r>
              <w:rPr>
                <w:b/>
                <w:color w:val="4F162B"/>
                <w:sz w:val="20"/>
              </w:rPr>
              <w:t>Item</w:t>
            </w:r>
          </w:p>
        </w:tc>
        <w:tc>
          <w:tcPr>
            <w:tcW w:w="6660" w:type="dxa"/>
            <w:shd w:val="clear" w:color="auto" w:fill="F8EDEF"/>
            <w:tcMar>
              <w:top w:w="80" w:type="dxa"/>
              <w:left w:w="120" w:type="dxa"/>
              <w:bottom w:w="80" w:type="dxa"/>
              <w:right w:w="120" w:type="dxa"/>
            </w:tcMar>
            <w:vAlign w:val="center"/>
          </w:tcPr>
          <w:p w14:paraId="5933FEAE" w14:textId="77777777" w:rsidR="00550AB5" w:rsidRDefault="00000000">
            <w:pPr>
              <w:spacing w:after="0"/>
            </w:pPr>
            <w:proofErr w:type="spellStart"/>
            <w:r>
              <w:rPr>
                <w:b/>
                <w:color w:val="4F162B"/>
                <w:sz w:val="20"/>
              </w:rPr>
              <w:t>Femiknit</w:t>
            </w:r>
            <w:proofErr w:type="spellEnd"/>
            <w:r>
              <w:rPr>
                <w:b/>
                <w:color w:val="4F162B"/>
                <w:sz w:val="20"/>
              </w:rPr>
              <w:t xml:space="preserve"> policy</w:t>
            </w:r>
          </w:p>
        </w:tc>
      </w:tr>
      <w:tr w:rsidR="00550AB5" w14:paraId="1BB55306" w14:textId="77777777">
        <w:tc>
          <w:tcPr>
            <w:tcW w:w="2700" w:type="dxa"/>
            <w:tcMar>
              <w:top w:w="80" w:type="dxa"/>
              <w:left w:w="120" w:type="dxa"/>
              <w:bottom w:w="80" w:type="dxa"/>
              <w:right w:w="120" w:type="dxa"/>
            </w:tcMar>
            <w:vAlign w:val="center"/>
          </w:tcPr>
          <w:p w14:paraId="2E1B1276" w14:textId="77777777" w:rsidR="00550AB5" w:rsidRDefault="00000000">
            <w:pPr>
              <w:spacing w:after="0" w:line="264" w:lineRule="auto"/>
            </w:pPr>
            <w:r>
              <w:rPr>
                <w:b/>
                <w:sz w:val="19"/>
              </w:rPr>
              <w:t>Return or exchange request</w:t>
            </w:r>
          </w:p>
        </w:tc>
        <w:tc>
          <w:tcPr>
            <w:tcW w:w="6660" w:type="dxa"/>
            <w:tcMar>
              <w:top w:w="80" w:type="dxa"/>
              <w:left w:w="120" w:type="dxa"/>
              <w:bottom w:w="80" w:type="dxa"/>
              <w:right w:w="120" w:type="dxa"/>
            </w:tcMar>
            <w:vAlign w:val="center"/>
          </w:tcPr>
          <w:p w14:paraId="5FA01793" w14:textId="77777777" w:rsidR="00550AB5" w:rsidRDefault="00000000">
            <w:pPr>
              <w:spacing w:after="0" w:line="264" w:lineRule="auto"/>
            </w:pPr>
            <w:r>
              <w:rPr>
                <w:sz w:val="19"/>
              </w:rPr>
              <w:t>Within 3 calendar days of delivery</w:t>
            </w:r>
          </w:p>
        </w:tc>
      </w:tr>
      <w:tr w:rsidR="00550AB5" w14:paraId="71811673" w14:textId="77777777">
        <w:tc>
          <w:tcPr>
            <w:tcW w:w="2700" w:type="dxa"/>
            <w:tcMar>
              <w:top w:w="80" w:type="dxa"/>
              <w:left w:w="120" w:type="dxa"/>
              <w:bottom w:w="80" w:type="dxa"/>
              <w:right w:w="120" w:type="dxa"/>
            </w:tcMar>
            <w:vAlign w:val="center"/>
          </w:tcPr>
          <w:p w14:paraId="163EC0E2" w14:textId="77777777" w:rsidR="00550AB5" w:rsidRDefault="00000000">
            <w:pPr>
              <w:spacing w:after="0" w:line="264" w:lineRule="auto"/>
            </w:pPr>
            <w:r>
              <w:rPr>
                <w:b/>
                <w:sz w:val="19"/>
              </w:rPr>
              <w:t>Damage, defect or wrong item</w:t>
            </w:r>
          </w:p>
        </w:tc>
        <w:tc>
          <w:tcPr>
            <w:tcW w:w="6660" w:type="dxa"/>
            <w:tcMar>
              <w:top w:w="80" w:type="dxa"/>
              <w:left w:w="120" w:type="dxa"/>
              <w:bottom w:w="80" w:type="dxa"/>
              <w:right w:w="120" w:type="dxa"/>
            </w:tcMar>
            <w:vAlign w:val="center"/>
          </w:tcPr>
          <w:p w14:paraId="007A5E52" w14:textId="77777777" w:rsidR="00550AB5" w:rsidRDefault="00000000">
            <w:pPr>
              <w:spacing w:after="0" w:line="264" w:lineRule="auto"/>
            </w:pPr>
            <w:r>
              <w:rPr>
                <w:sz w:val="19"/>
              </w:rPr>
              <w:t>Report within 48 hours of delivery</w:t>
            </w:r>
          </w:p>
        </w:tc>
      </w:tr>
      <w:tr w:rsidR="00550AB5" w14:paraId="00100537" w14:textId="77777777">
        <w:tc>
          <w:tcPr>
            <w:tcW w:w="2700" w:type="dxa"/>
            <w:tcMar>
              <w:top w:w="80" w:type="dxa"/>
              <w:left w:w="120" w:type="dxa"/>
              <w:bottom w:w="80" w:type="dxa"/>
              <w:right w:w="120" w:type="dxa"/>
            </w:tcMar>
            <w:vAlign w:val="center"/>
          </w:tcPr>
          <w:p w14:paraId="00472F7F" w14:textId="77777777" w:rsidR="00550AB5" w:rsidRDefault="00000000">
            <w:pPr>
              <w:spacing w:after="0" w:line="264" w:lineRule="auto"/>
            </w:pPr>
            <w:r>
              <w:rPr>
                <w:b/>
                <w:sz w:val="19"/>
              </w:rPr>
              <w:t>Product condition</w:t>
            </w:r>
          </w:p>
        </w:tc>
        <w:tc>
          <w:tcPr>
            <w:tcW w:w="6660" w:type="dxa"/>
            <w:tcMar>
              <w:top w:w="80" w:type="dxa"/>
              <w:left w:w="120" w:type="dxa"/>
              <w:bottom w:w="80" w:type="dxa"/>
              <w:right w:w="120" w:type="dxa"/>
            </w:tcMar>
            <w:vAlign w:val="center"/>
          </w:tcPr>
          <w:p w14:paraId="45F5C193" w14:textId="77777777" w:rsidR="00550AB5" w:rsidRDefault="00000000">
            <w:pPr>
              <w:spacing w:after="0" w:line="264" w:lineRule="auto"/>
            </w:pPr>
            <w:r>
              <w:rPr>
                <w:sz w:val="19"/>
              </w:rPr>
              <w:t>Unused, unwashed, unaltered, with tags and original packaging</w:t>
            </w:r>
          </w:p>
        </w:tc>
      </w:tr>
      <w:tr w:rsidR="00550AB5" w14:paraId="31C03E55" w14:textId="77777777">
        <w:tc>
          <w:tcPr>
            <w:tcW w:w="2700" w:type="dxa"/>
            <w:tcMar>
              <w:top w:w="80" w:type="dxa"/>
              <w:left w:w="120" w:type="dxa"/>
              <w:bottom w:w="80" w:type="dxa"/>
              <w:right w:w="120" w:type="dxa"/>
            </w:tcMar>
            <w:vAlign w:val="center"/>
          </w:tcPr>
          <w:p w14:paraId="01A4C48F" w14:textId="77777777" w:rsidR="00550AB5" w:rsidRDefault="00000000">
            <w:pPr>
              <w:spacing w:after="0" w:line="264" w:lineRule="auto"/>
            </w:pPr>
            <w:r>
              <w:rPr>
                <w:b/>
                <w:sz w:val="19"/>
              </w:rPr>
              <w:t>Available options</w:t>
            </w:r>
          </w:p>
        </w:tc>
        <w:tc>
          <w:tcPr>
            <w:tcW w:w="6660" w:type="dxa"/>
            <w:tcMar>
              <w:top w:w="80" w:type="dxa"/>
              <w:left w:w="120" w:type="dxa"/>
              <w:bottom w:w="80" w:type="dxa"/>
              <w:right w:w="120" w:type="dxa"/>
            </w:tcMar>
            <w:vAlign w:val="center"/>
          </w:tcPr>
          <w:p w14:paraId="2915508F" w14:textId="00354DE6" w:rsidR="00550AB5" w:rsidRDefault="00000000">
            <w:pPr>
              <w:spacing w:after="0" w:line="264" w:lineRule="auto"/>
            </w:pPr>
            <w:r>
              <w:rPr>
                <w:sz w:val="19"/>
              </w:rPr>
              <w:t xml:space="preserve">Exchange, </w:t>
            </w:r>
            <w:proofErr w:type="spellStart"/>
            <w:r>
              <w:rPr>
                <w:sz w:val="19"/>
              </w:rPr>
              <w:t>Femiknit</w:t>
            </w:r>
            <w:proofErr w:type="spellEnd"/>
            <w:r>
              <w:rPr>
                <w:sz w:val="19"/>
              </w:rPr>
              <w:t xml:space="preserve"> store credit</w:t>
            </w:r>
          </w:p>
        </w:tc>
      </w:tr>
      <w:tr w:rsidR="00550AB5" w14:paraId="4F6CFCDD" w14:textId="77777777">
        <w:tc>
          <w:tcPr>
            <w:tcW w:w="2700" w:type="dxa"/>
            <w:tcMar>
              <w:top w:w="80" w:type="dxa"/>
              <w:left w:w="120" w:type="dxa"/>
              <w:bottom w:w="80" w:type="dxa"/>
              <w:right w:w="120" w:type="dxa"/>
            </w:tcMar>
            <w:vAlign w:val="center"/>
          </w:tcPr>
          <w:p w14:paraId="4A896A12" w14:textId="77777777" w:rsidR="00550AB5" w:rsidRDefault="00000000">
            <w:pPr>
              <w:spacing w:after="0" w:line="264" w:lineRule="auto"/>
            </w:pPr>
            <w:r>
              <w:rPr>
                <w:b/>
                <w:sz w:val="19"/>
              </w:rPr>
              <w:t>Requests per order</w:t>
            </w:r>
          </w:p>
        </w:tc>
        <w:tc>
          <w:tcPr>
            <w:tcW w:w="6660" w:type="dxa"/>
            <w:tcMar>
              <w:top w:w="80" w:type="dxa"/>
              <w:left w:w="120" w:type="dxa"/>
              <w:bottom w:w="80" w:type="dxa"/>
              <w:right w:w="120" w:type="dxa"/>
            </w:tcMar>
            <w:vAlign w:val="center"/>
          </w:tcPr>
          <w:p w14:paraId="14B719FF" w14:textId="77777777" w:rsidR="00550AB5" w:rsidRDefault="00000000">
            <w:pPr>
              <w:spacing w:after="0" w:line="264" w:lineRule="auto"/>
            </w:pPr>
            <w:r>
              <w:rPr>
                <w:sz w:val="19"/>
              </w:rPr>
              <w:t>One return or exchange request</w:t>
            </w:r>
          </w:p>
        </w:tc>
      </w:tr>
    </w:tbl>
    <w:p w14:paraId="2623DAED" w14:textId="77777777" w:rsidR="00550AB5" w:rsidRDefault="00000000">
      <w:pPr>
        <w:pStyle w:val="Heading1"/>
      </w:pPr>
      <w:r>
        <w:rPr>
          <w:rFonts w:ascii="Calibri" w:hAnsi="Calibri"/>
        </w:rPr>
        <w:t>When can a product be returned?</w:t>
      </w:r>
    </w:p>
    <w:p w14:paraId="48927915" w14:textId="77777777" w:rsidR="00550AB5" w:rsidRDefault="00000000">
      <w:r>
        <w:t>An eligible saree may be returned if:</w:t>
      </w:r>
    </w:p>
    <w:p w14:paraId="3661FD72" w14:textId="77777777" w:rsidR="00550AB5" w:rsidRDefault="00000000">
      <w:pPr>
        <w:numPr>
          <w:ilvl w:val="0"/>
          <w:numId w:val="1"/>
        </w:numPr>
      </w:pPr>
      <w:r>
        <w:t>you received a damaged or defective product;</w:t>
      </w:r>
    </w:p>
    <w:p w14:paraId="6844CA17" w14:textId="77777777" w:rsidR="00550AB5" w:rsidRDefault="00000000">
      <w:pPr>
        <w:numPr>
          <w:ilvl w:val="0"/>
          <w:numId w:val="1"/>
        </w:numPr>
      </w:pPr>
      <w:r>
        <w:t>you received a product different from the one ordered;</w:t>
      </w:r>
    </w:p>
    <w:p w14:paraId="3209BFBB" w14:textId="77777777" w:rsidR="00550AB5" w:rsidRDefault="00000000">
      <w:pPr>
        <w:numPr>
          <w:ilvl w:val="0"/>
          <w:numId w:val="1"/>
        </w:numPr>
      </w:pPr>
      <w:r>
        <w:t>an item or component shown as part of the product is missing; or</w:t>
      </w:r>
    </w:p>
    <w:p w14:paraId="02B4068D" w14:textId="77777777" w:rsidR="00550AB5" w:rsidRDefault="00000000">
      <w:r>
        <w:t xml:space="preserve">For a normal return based on preference, </w:t>
      </w:r>
      <w:proofErr w:type="spellStart"/>
      <w:r>
        <w:t>colour</w:t>
      </w:r>
      <w:proofErr w:type="spellEnd"/>
      <w:r>
        <w:t xml:space="preserve"> or style, the request must reach us within 3 calendar days from the delivery date.</w:t>
      </w:r>
    </w:p>
    <w:p w14:paraId="4F6C0206" w14:textId="77777777" w:rsidR="00550AB5" w:rsidRDefault="00000000">
      <w:r>
        <w:t>For a damaged, defective, incorrect or incomplete order, please contact us within 48 hours of delivery.</w:t>
      </w:r>
    </w:p>
    <w:p w14:paraId="7D967FDD" w14:textId="77777777" w:rsidR="00550AB5" w:rsidRDefault="00000000">
      <w:pPr>
        <w:pStyle w:val="Heading1"/>
      </w:pPr>
      <w:r>
        <w:rPr>
          <w:rFonts w:ascii="Calibri" w:hAnsi="Calibri"/>
        </w:rPr>
        <w:lastRenderedPageBreak/>
        <w:t>Conditions for accepting a return</w:t>
      </w:r>
    </w:p>
    <w:p w14:paraId="11B43068" w14:textId="77777777" w:rsidR="00550AB5" w:rsidRDefault="00000000">
      <w:r>
        <w:t>The saree must:</w:t>
      </w:r>
    </w:p>
    <w:p w14:paraId="48B1C7A5" w14:textId="77777777" w:rsidR="00550AB5" w:rsidRDefault="00000000">
      <w:pPr>
        <w:numPr>
          <w:ilvl w:val="0"/>
          <w:numId w:val="1"/>
        </w:numPr>
      </w:pPr>
      <w:r>
        <w:t>be unused, unworn and unwashed;</w:t>
      </w:r>
    </w:p>
    <w:p w14:paraId="6744D1D1" w14:textId="77777777" w:rsidR="00550AB5" w:rsidRDefault="00000000">
      <w:pPr>
        <w:numPr>
          <w:ilvl w:val="0"/>
          <w:numId w:val="1"/>
        </w:numPr>
      </w:pPr>
      <w:r>
        <w:t>be free from stains, makeup, perfume, deodorant, sweat, pet hair or any other sign of use;</w:t>
      </w:r>
    </w:p>
    <w:p w14:paraId="563226B3" w14:textId="77777777" w:rsidR="00550AB5" w:rsidRDefault="00000000">
      <w:pPr>
        <w:numPr>
          <w:ilvl w:val="0"/>
          <w:numId w:val="1"/>
        </w:numPr>
      </w:pPr>
      <w:r>
        <w:t>not have been worn or draped for an event or photoshoot;</w:t>
      </w:r>
    </w:p>
    <w:p w14:paraId="5D0390D2" w14:textId="77777777" w:rsidR="00550AB5" w:rsidRDefault="00000000">
      <w:pPr>
        <w:numPr>
          <w:ilvl w:val="0"/>
          <w:numId w:val="1"/>
        </w:numPr>
      </w:pPr>
      <w:r>
        <w:t>not have been ironed, dry-cleaned or otherwise treated;</w:t>
      </w:r>
    </w:p>
    <w:p w14:paraId="6CD7A26D" w14:textId="77777777" w:rsidR="00550AB5" w:rsidRDefault="00000000">
      <w:pPr>
        <w:numPr>
          <w:ilvl w:val="0"/>
          <w:numId w:val="1"/>
        </w:numPr>
      </w:pPr>
      <w:r>
        <w:t>have all tags, labels and security tags intact;</w:t>
      </w:r>
    </w:p>
    <w:p w14:paraId="277F1D25" w14:textId="77777777" w:rsidR="00550AB5" w:rsidRDefault="00000000">
      <w:pPr>
        <w:numPr>
          <w:ilvl w:val="0"/>
          <w:numId w:val="1"/>
        </w:numPr>
      </w:pPr>
      <w:r>
        <w:t>be returned in its original fold and packaging as far as reasonably possible;</w:t>
      </w:r>
    </w:p>
    <w:p w14:paraId="528DDD7F" w14:textId="77777777" w:rsidR="00550AB5" w:rsidRDefault="00000000">
      <w:pPr>
        <w:numPr>
          <w:ilvl w:val="0"/>
          <w:numId w:val="1"/>
        </w:numPr>
      </w:pPr>
      <w:r>
        <w:t>include the original blouse piece, accessories, certificates, free gifts and other components supplied with it; and</w:t>
      </w:r>
    </w:p>
    <w:p w14:paraId="27772ECD" w14:textId="77777777" w:rsidR="00550AB5" w:rsidRDefault="00000000">
      <w:pPr>
        <w:numPr>
          <w:ilvl w:val="0"/>
          <w:numId w:val="1"/>
        </w:numPr>
      </w:pPr>
      <w:r>
        <w:t>have its blouse piece, if attached, completely uncut.</w:t>
      </w:r>
    </w:p>
    <w:p w14:paraId="224B23E6" w14:textId="77777777" w:rsidR="00550AB5" w:rsidRDefault="00000000">
      <w:proofErr w:type="spellStart"/>
      <w:r>
        <w:t>Femiknit</w:t>
      </w:r>
      <w:proofErr w:type="spellEnd"/>
      <w:r>
        <w:t xml:space="preserve"> will not accept a saree that has been cut, stitched, altered, damaged after delivery or had fall, </w:t>
      </w:r>
      <w:proofErr w:type="spellStart"/>
      <w:r>
        <w:t>pico</w:t>
      </w:r>
      <w:proofErr w:type="spellEnd"/>
      <w:r>
        <w:t xml:space="preserve">, edging, tassels or any other </w:t>
      </w:r>
      <w:proofErr w:type="spellStart"/>
      <w:r>
        <w:t>customisation</w:t>
      </w:r>
      <w:proofErr w:type="spellEnd"/>
      <w:r>
        <w:t xml:space="preserve"> done after purchase.</w:t>
      </w:r>
    </w:p>
    <w:p w14:paraId="37ACF596" w14:textId="77777777" w:rsidR="00550AB5" w:rsidRDefault="00000000">
      <w:r>
        <w:t>Please pack the product securely. Damage caused because of inadequate return packaging may affect return eligibility.</w:t>
      </w:r>
    </w:p>
    <w:p w14:paraId="01565CD4" w14:textId="77777777" w:rsidR="00550AB5" w:rsidRDefault="00000000">
      <w:pPr>
        <w:pStyle w:val="Heading1"/>
      </w:pPr>
      <w:r>
        <w:rPr>
          <w:rFonts w:ascii="Calibri" w:hAnsi="Calibri"/>
        </w:rPr>
        <w:t>Products that cannot be returned or exchanged</w:t>
      </w:r>
    </w:p>
    <w:p w14:paraId="6933E29E" w14:textId="77777777" w:rsidR="00550AB5" w:rsidRDefault="00000000">
      <w:r>
        <w:t xml:space="preserve">The following are not eligible for return or exchange unless </w:t>
      </w:r>
      <w:proofErr w:type="spellStart"/>
      <w:r>
        <w:t>Femiknit</w:t>
      </w:r>
      <w:proofErr w:type="spellEnd"/>
      <w:r>
        <w:t xml:space="preserve"> sent an incorrect product or the product arrived materially damaged or defective:</w:t>
      </w:r>
    </w:p>
    <w:p w14:paraId="0689AAAF" w14:textId="77777777" w:rsidR="00550AB5" w:rsidRDefault="00000000">
      <w:pPr>
        <w:numPr>
          <w:ilvl w:val="0"/>
          <w:numId w:val="1"/>
        </w:numPr>
      </w:pPr>
      <w:r>
        <w:t>products marked “Final Sale” or “No Return/Exchange” on the product page;</w:t>
      </w:r>
    </w:p>
    <w:p w14:paraId="6A65AE00" w14:textId="77777777" w:rsidR="00550AB5" w:rsidRDefault="00000000">
      <w:pPr>
        <w:numPr>
          <w:ilvl w:val="0"/>
          <w:numId w:val="1"/>
        </w:numPr>
      </w:pPr>
      <w:r>
        <w:t>clearance and heavily discounted sale products;</w:t>
      </w:r>
    </w:p>
    <w:p w14:paraId="59D11934" w14:textId="77777777" w:rsidR="00550AB5" w:rsidRDefault="00000000">
      <w:pPr>
        <w:numPr>
          <w:ilvl w:val="0"/>
          <w:numId w:val="1"/>
        </w:numPr>
      </w:pPr>
      <w:proofErr w:type="spellStart"/>
      <w:r>
        <w:t>customised</w:t>
      </w:r>
      <w:proofErr w:type="spellEnd"/>
      <w:r>
        <w:t xml:space="preserve">, made-to-order or </w:t>
      </w:r>
      <w:proofErr w:type="spellStart"/>
      <w:r>
        <w:t>personalised</w:t>
      </w:r>
      <w:proofErr w:type="spellEnd"/>
      <w:r>
        <w:t xml:space="preserve"> products;</w:t>
      </w:r>
    </w:p>
    <w:p w14:paraId="45C0CC9D" w14:textId="77777777" w:rsidR="00550AB5" w:rsidRDefault="00000000">
      <w:pPr>
        <w:numPr>
          <w:ilvl w:val="0"/>
          <w:numId w:val="1"/>
        </w:numPr>
      </w:pPr>
      <w:r>
        <w:t xml:space="preserve">sarees on which fall, </w:t>
      </w:r>
      <w:proofErr w:type="spellStart"/>
      <w:r>
        <w:t>pico</w:t>
      </w:r>
      <w:proofErr w:type="spellEnd"/>
      <w:r>
        <w:t>, edging, pre-draping or another alteration has been completed at the customer’s request;</w:t>
      </w:r>
    </w:p>
    <w:p w14:paraId="10766C05" w14:textId="77777777" w:rsidR="00550AB5" w:rsidRDefault="00000000">
      <w:pPr>
        <w:numPr>
          <w:ilvl w:val="0"/>
          <w:numId w:val="1"/>
        </w:numPr>
      </w:pPr>
      <w:r>
        <w:t>sarees with a cut or detached blouse piece;</w:t>
      </w:r>
    </w:p>
    <w:p w14:paraId="2A1AAC26" w14:textId="77777777" w:rsidR="00550AB5" w:rsidRDefault="00000000">
      <w:pPr>
        <w:numPr>
          <w:ilvl w:val="0"/>
          <w:numId w:val="1"/>
        </w:numPr>
      </w:pPr>
      <w:r>
        <w:t>products damaged through use, washing, incorrect storage or failure to follow care instructions;</w:t>
      </w:r>
    </w:p>
    <w:p w14:paraId="409A2E5A" w14:textId="77777777" w:rsidR="00550AB5" w:rsidRDefault="00000000">
      <w:pPr>
        <w:numPr>
          <w:ilvl w:val="0"/>
          <w:numId w:val="1"/>
        </w:numPr>
      </w:pPr>
      <w:r>
        <w:t>products returned after the applicable return period.</w:t>
      </w:r>
    </w:p>
    <w:p w14:paraId="75F1178C" w14:textId="77777777" w:rsidR="00550AB5" w:rsidRDefault="00000000">
      <w:r>
        <w:t>The return eligibility shown on the product page at the time of purchase will apply to that product.</w:t>
      </w:r>
    </w:p>
    <w:p w14:paraId="3D21426E" w14:textId="77777777" w:rsidR="00550AB5" w:rsidRDefault="00000000">
      <w:pPr>
        <w:pStyle w:val="Heading1"/>
      </w:pPr>
      <w:r>
        <w:rPr>
          <w:rFonts w:ascii="Calibri" w:hAnsi="Calibri"/>
        </w:rPr>
        <w:lastRenderedPageBreak/>
        <w:t xml:space="preserve">Natural textile and </w:t>
      </w:r>
      <w:proofErr w:type="spellStart"/>
      <w:r>
        <w:rPr>
          <w:rFonts w:ascii="Calibri" w:hAnsi="Calibri"/>
        </w:rPr>
        <w:t>colour</w:t>
      </w:r>
      <w:proofErr w:type="spellEnd"/>
      <w:r>
        <w:rPr>
          <w:rFonts w:ascii="Calibri" w:hAnsi="Calibri"/>
        </w:rPr>
        <w:t xml:space="preserve"> variations</w:t>
      </w:r>
    </w:p>
    <w:p w14:paraId="3FFE5771" w14:textId="77777777" w:rsidR="00550AB5" w:rsidRDefault="00000000">
      <w:r>
        <w:t xml:space="preserve">We make reasonable efforts to show </w:t>
      </w:r>
      <w:proofErr w:type="spellStart"/>
      <w:r>
        <w:t>colours</w:t>
      </w:r>
      <w:proofErr w:type="spellEnd"/>
      <w:r>
        <w:t xml:space="preserve"> and product details accurately. However, the actual </w:t>
      </w:r>
      <w:proofErr w:type="spellStart"/>
      <w:r>
        <w:t>colour</w:t>
      </w:r>
      <w:proofErr w:type="spellEnd"/>
      <w:r>
        <w:t xml:space="preserve"> may vary slightly because of screen settings, lighting and photography.</w:t>
      </w:r>
    </w:p>
    <w:p w14:paraId="1B6D6FF5" w14:textId="77777777" w:rsidR="00550AB5" w:rsidRDefault="00000000">
      <w:r>
        <w:t xml:space="preserve">Some handwoven, hand-printed or hand-finished textiles can have slight variations in weave, print alignment, embroidery, knots, </w:t>
      </w:r>
      <w:proofErr w:type="spellStart"/>
      <w:r>
        <w:t>slubs</w:t>
      </w:r>
      <w:proofErr w:type="spellEnd"/>
      <w:r>
        <w:t xml:space="preserve">, thread texture or </w:t>
      </w:r>
      <w:proofErr w:type="spellStart"/>
      <w:r>
        <w:t>colour</w:t>
      </w:r>
      <w:proofErr w:type="spellEnd"/>
      <w:r>
        <w:t>. These characteristics are normally part of the textile-making process and are not automatically considered defects.</w:t>
      </w:r>
    </w:p>
    <w:p w14:paraId="506CBEAE" w14:textId="77777777" w:rsidR="00550AB5" w:rsidRDefault="00000000">
      <w:r>
        <w:t xml:space="preserve">A significant </w:t>
      </w:r>
      <w:proofErr w:type="spellStart"/>
      <w:r>
        <w:t>colour</w:t>
      </w:r>
      <w:proofErr w:type="spellEnd"/>
      <w:r>
        <w:t xml:space="preserve"> difference, undisclosed damage or material difference from the product description can still be reported to us for review. Minor screen-based </w:t>
      </w:r>
      <w:proofErr w:type="spellStart"/>
      <w:r>
        <w:t>colour</w:t>
      </w:r>
      <w:proofErr w:type="spellEnd"/>
      <w:r>
        <w:t xml:space="preserve"> variation will follow the normal preference-return process.</w:t>
      </w:r>
    </w:p>
    <w:p w14:paraId="76DBE748" w14:textId="77777777" w:rsidR="00550AB5" w:rsidRDefault="00000000">
      <w:pPr>
        <w:pStyle w:val="Heading1"/>
      </w:pPr>
      <w:r>
        <w:rPr>
          <w:rFonts w:ascii="Calibri" w:hAnsi="Calibri"/>
        </w:rPr>
        <w:t>Damaged, defective, incorrect or incomplete orders</w:t>
      </w:r>
    </w:p>
    <w:p w14:paraId="6D44BFB2" w14:textId="77777777" w:rsidR="00550AB5" w:rsidRDefault="00000000">
      <w:r>
        <w:t>Please inspect the parcel soon after delivery.</w:t>
      </w:r>
    </w:p>
    <w:p w14:paraId="017B0A53" w14:textId="77777777" w:rsidR="00550AB5" w:rsidRDefault="00000000">
      <w:r>
        <w:t>If the outer parcel is visibly open or seriously damaged, you may refuse delivery or note the damage with the delivery partner where possible.</w:t>
      </w:r>
    </w:p>
    <w:p w14:paraId="6847D2F7" w14:textId="77777777" w:rsidR="00550AB5" w:rsidRDefault="00000000">
      <w:r>
        <w:t>For a damage, defect, incorrect-product or missing-item claim, please send us:</w:t>
      </w:r>
    </w:p>
    <w:p w14:paraId="26752C25" w14:textId="77777777" w:rsidR="00550AB5" w:rsidRDefault="00000000">
      <w:pPr>
        <w:numPr>
          <w:ilvl w:val="0"/>
          <w:numId w:val="1"/>
        </w:numPr>
      </w:pPr>
      <w:r>
        <w:t>your order number;</w:t>
      </w:r>
    </w:p>
    <w:p w14:paraId="782B4148" w14:textId="77777777" w:rsidR="00550AB5" w:rsidRDefault="00000000">
      <w:pPr>
        <w:numPr>
          <w:ilvl w:val="0"/>
          <w:numId w:val="1"/>
        </w:numPr>
      </w:pPr>
      <w:r>
        <w:t>clear photographs of the outer packaging and shipping label;</w:t>
      </w:r>
    </w:p>
    <w:p w14:paraId="2E74700D" w14:textId="77777777" w:rsidR="00550AB5" w:rsidRDefault="00000000">
      <w:pPr>
        <w:numPr>
          <w:ilvl w:val="0"/>
          <w:numId w:val="1"/>
        </w:numPr>
      </w:pPr>
      <w:r>
        <w:t>photographs showing the complete product; and</w:t>
      </w:r>
    </w:p>
    <w:p w14:paraId="43FB772B" w14:textId="417A911F" w:rsidR="00550AB5" w:rsidRDefault="00000000">
      <w:pPr>
        <w:numPr>
          <w:ilvl w:val="0"/>
          <w:numId w:val="1"/>
        </w:numPr>
      </w:pPr>
      <w:r>
        <w:t xml:space="preserve">close-up photographs </w:t>
      </w:r>
      <w:r w:rsidR="003403F3">
        <w:t>and</w:t>
      </w:r>
      <w:r>
        <w:t xml:space="preserve"> a video showing the concern.</w:t>
      </w:r>
    </w:p>
    <w:p w14:paraId="21177B4C" w14:textId="77777777" w:rsidR="00550AB5" w:rsidRDefault="00000000">
      <w:r>
        <w:t>We strongly recommend recording one continuous unboxing video beginning before the parcel is opened. This is particularly helpful for claims involving missing products, incorrect products, tampered packaging or transit damage.</w:t>
      </w:r>
    </w:p>
    <w:p w14:paraId="1CE1E1D0" w14:textId="77777777" w:rsidR="00550AB5" w:rsidRDefault="00000000">
      <w:r>
        <w:t xml:space="preserve">After verification, </w:t>
      </w:r>
      <w:proofErr w:type="spellStart"/>
      <w:r>
        <w:t>Femiknit</w:t>
      </w:r>
      <w:proofErr w:type="spellEnd"/>
      <w:r>
        <w:t xml:space="preserve"> will offer, according to the customer’s preference and product availability:</w:t>
      </w:r>
    </w:p>
    <w:p w14:paraId="20A09BD1" w14:textId="77777777" w:rsidR="00550AB5" w:rsidRDefault="00000000">
      <w:pPr>
        <w:numPr>
          <w:ilvl w:val="0"/>
          <w:numId w:val="1"/>
        </w:numPr>
      </w:pPr>
      <w:r>
        <w:t>a free replacement;</w:t>
      </w:r>
    </w:p>
    <w:p w14:paraId="4C865DB1" w14:textId="77777777" w:rsidR="00550AB5" w:rsidRDefault="00000000">
      <w:pPr>
        <w:numPr>
          <w:ilvl w:val="0"/>
          <w:numId w:val="1"/>
        </w:numPr>
      </w:pPr>
      <w:r>
        <w:t>full store credit; or</w:t>
      </w:r>
    </w:p>
    <w:p w14:paraId="59C5350D" w14:textId="77777777" w:rsidR="00550AB5" w:rsidRDefault="00000000">
      <w:pPr>
        <w:numPr>
          <w:ilvl w:val="0"/>
          <w:numId w:val="1"/>
        </w:numPr>
      </w:pPr>
      <w:r>
        <w:t>a full refund to the original payment method.</w:t>
      </w:r>
    </w:p>
    <w:p w14:paraId="7D91272F" w14:textId="77777777" w:rsidR="00550AB5" w:rsidRDefault="00000000">
      <w:r>
        <w:t xml:space="preserve">No reverse-pickup or handling charge will apply when </w:t>
      </w:r>
      <w:proofErr w:type="spellStart"/>
      <w:r>
        <w:t>Femiknit</w:t>
      </w:r>
      <w:proofErr w:type="spellEnd"/>
      <w:r>
        <w:t xml:space="preserve"> confirms that the product was damaged, defective, incorrect or materially different from its description.</w:t>
      </w:r>
    </w:p>
    <w:p w14:paraId="449932C1" w14:textId="77777777" w:rsidR="00550AB5" w:rsidRDefault="00000000">
      <w:pPr>
        <w:pStyle w:val="Heading1"/>
      </w:pPr>
      <w:r>
        <w:rPr>
          <w:rFonts w:ascii="Calibri" w:hAnsi="Calibri"/>
        </w:rPr>
        <w:t>Return and refund options</w:t>
      </w:r>
    </w:p>
    <w:p w14:paraId="443CF98B" w14:textId="77777777" w:rsidR="00550AB5" w:rsidRDefault="00000000">
      <w:r>
        <w:t xml:space="preserve">For an eligible return that is not caused by an error on </w:t>
      </w:r>
      <w:proofErr w:type="spellStart"/>
      <w:r>
        <w:t>Femiknit’s</w:t>
      </w:r>
      <w:proofErr w:type="spellEnd"/>
      <w:r>
        <w:t xml:space="preserve"> part, you may choose one of the following:</w:t>
      </w:r>
    </w:p>
    <w:p w14:paraId="723E24C2" w14:textId="77777777" w:rsidR="00550AB5" w:rsidRDefault="00000000">
      <w:pPr>
        <w:pStyle w:val="Heading2"/>
      </w:pPr>
      <w:proofErr w:type="spellStart"/>
      <w:r>
        <w:rPr>
          <w:rFonts w:ascii="Calibri" w:hAnsi="Calibri"/>
        </w:rPr>
        <w:lastRenderedPageBreak/>
        <w:t>Femiknit</w:t>
      </w:r>
      <w:proofErr w:type="spellEnd"/>
      <w:r>
        <w:rPr>
          <w:rFonts w:ascii="Calibri" w:hAnsi="Calibri"/>
        </w:rPr>
        <w:t xml:space="preserve"> store credit</w:t>
      </w:r>
    </w:p>
    <w:p w14:paraId="55150975" w14:textId="77777777" w:rsidR="00550AB5" w:rsidRDefault="00000000">
      <w:r>
        <w:t>You will receive store credit equal to the eligible product value.</w:t>
      </w:r>
    </w:p>
    <w:p w14:paraId="2318A566" w14:textId="77777777" w:rsidR="00550AB5" w:rsidRDefault="00000000">
      <w:pPr>
        <w:numPr>
          <w:ilvl w:val="0"/>
          <w:numId w:val="1"/>
        </w:numPr>
      </w:pPr>
      <w:r>
        <w:t>No return-handling deduction will apply.</w:t>
      </w:r>
    </w:p>
    <w:p w14:paraId="038DF002" w14:textId="77777777" w:rsidR="00550AB5" w:rsidRDefault="00000000">
      <w:pPr>
        <w:numPr>
          <w:ilvl w:val="0"/>
          <w:numId w:val="1"/>
        </w:numPr>
      </w:pPr>
      <w:r>
        <w:t>The credit will be valid for 12 months from its issue date.</w:t>
      </w:r>
    </w:p>
    <w:p w14:paraId="773D27CF" w14:textId="77777777" w:rsidR="00550AB5" w:rsidRDefault="00000000">
      <w:pPr>
        <w:numPr>
          <w:ilvl w:val="0"/>
          <w:numId w:val="1"/>
        </w:numPr>
      </w:pPr>
      <w:r>
        <w:t>Store credit cannot be exchanged for cash or transferred to another account.</w:t>
      </w:r>
    </w:p>
    <w:p w14:paraId="002D1B0D" w14:textId="77777777" w:rsidR="00550AB5" w:rsidRDefault="00000000">
      <w:pPr>
        <w:numPr>
          <w:ilvl w:val="0"/>
          <w:numId w:val="1"/>
        </w:numPr>
      </w:pPr>
      <w:r>
        <w:t>Store credit will be issued after the returned product passes quality inspection.</w:t>
      </w:r>
    </w:p>
    <w:p w14:paraId="5D737619" w14:textId="77777777" w:rsidR="00550AB5" w:rsidRDefault="00000000">
      <w:pPr>
        <w:pStyle w:val="Heading2"/>
      </w:pPr>
      <w:r>
        <w:rPr>
          <w:rFonts w:ascii="Calibri" w:hAnsi="Calibri"/>
        </w:rPr>
        <w:t>Refund to the original payment method</w:t>
      </w:r>
    </w:p>
    <w:p w14:paraId="318675A6" w14:textId="77777777" w:rsidR="00550AB5" w:rsidRDefault="00000000">
      <w:r>
        <w:t>A refund will be issued for the eligible product value after deducting a ₹199 return shipping and handling charge per return request.</w:t>
      </w:r>
    </w:p>
    <w:p w14:paraId="0E5C3DFF" w14:textId="77777777" w:rsidR="00550AB5" w:rsidRDefault="00000000">
      <w:r>
        <w:t xml:space="preserve">Original shipping charges, COD charges, gift-wrapping charges and other service charges are non-refundable. These deductions will not apply when the return results from a confirmed error by </w:t>
      </w:r>
      <w:proofErr w:type="spellStart"/>
      <w:r>
        <w:t>Femiknit</w:t>
      </w:r>
      <w:proofErr w:type="spellEnd"/>
      <w:r>
        <w:t>.</w:t>
      </w:r>
    </w:p>
    <w:p w14:paraId="03C30734" w14:textId="77777777" w:rsidR="00550AB5" w:rsidRDefault="00000000">
      <w:pPr>
        <w:pStyle w:val="Heading2"/>
      </w:pPr>
      <w:r>
        <w:rPr>
          <w:rFonts w:ascii="Calibri" w:hAnsi="Calibri"/>
        </w:rPr>
        <w:t>Exchange</w:t>
      </w:r>
    </w:p>
    <w:p w14:paraId="6BF805C4" w14:textId="77777777" w:rsidR="00550AB5" w:rsidRDefault="00000000">
      <w:r>
        <w:t>One exchange is permitted per order.</w:t>
      </w:r>
    </w:p>
    <w:p w14:paraId="25023308" w14:textId="77777777" w:rsidR="00550AB5" w:rsidRDefault="00000000">
      <w:pPr>
        <w:numPr>
          <w:ilvl w:val="0"/>
          <w:numId w:val="1"/>
        </w:numPr>
      </w:pPr>
      <w:r>
        <w:t>A ₹199 reverse-pickup and reshipping charge will apply.</w:t>
      </w:r>
    </w:p>
    <w:p w14:paraId="606C7313" w14:textId="77777777" w:rsidR="00550AB5" w:rsidRDefault="00000000">
      <w:pPr>
        <w:numPr>
          <w:ilvl w:val="0"/>
          <w:numId w:val="1"/>
        </w:numPr>
      </w:pPr>
      <w:r>
        <w:t>This charge will be waived for a confirmed damaged, defective or incorrect product.</w:t>
      </w:r>
    </w:p>
    <w:p w14:paraId="3B879072" w14:textId="77777777" w:rsidR="00550AB5" w:rsidRDefault="00000000">
      <w:pPr>
        <w:numPr>
          <w:ilvl w:val="0"/>
          <w:numId w:val="1"/>
        </w:numPr>
      </w:pPr>
      <w:r>
        <w:t>The replacement product must be of equal or higher value.</w:t>
      </w:r>
    </w:p>
    <w:p w14:paraId="5ABD3882" w14:textId="77777777" w:rsidR="00550AB5" w:rsidRDefault="00000000">
      <w:pPr>
        <w:numPr>
          <w:ilvl w:val="0"/>
          <w:numId w:val="1"/>
        </w:numPr>
      </w:pPr>
      <w:r>
        <w:t>If the replacement is more expensive, the customer must pay the difference before dispatch.</w:t>
      </w:r>
    </w:p>
    <w:p w14:paraId="282DBDED" w14:textId="77777777" w:rsidR="00550AB5" w:rsidRDefault="00000000">
      <w:pPr>
        <w:numPr>
          <w:ilvl w:val="0"/>
          <w:numId w:val="1"/>
        </w:numPr>
      </w:pPr>
      <w:r>
        <w:t>If the selected product becomes unavailable, we will offer store credit or an eligible refund.</w:t>
      </w:r>
    </w:p>
    <w:p w14:paraId="7DDBF9BF" w14:textId="77777777" w:rsidR="00550AB5" w:rsidRDefault="00000000">
      <w:pPr>
        <w:numPr>
          <w:ilvl w:val="0"/>
          <w:numId w:val="1"/>
        </w:numPr>
      </w:pPr>
      <w:r>
        <w:t>An exchanged product cannot be exchanged or returned again unless it arrives damaged, defective or incorrect.</w:t>
      </w:r>
    </w:p>
    <w:p w14:paraId="4CD7ABF4" w14:textId="77777777" w:rsidR="00550AB5" w:rsidRDefault="00000000">
      <w:pPr>
        <w:pStyle w:val="Heading1"/>
      </w:pPr>
      <w:r>
        <w:rPr>
          <w:rFonts w:ascii="Calibri" w:hAnsi="Calibri"/>
        </w:rPr>
        <w:t>How to request a return or exchange</w:t>
      </w:r>
    </w:p>
    <w:p w14:paraId="08EC9971" w14:textId="77777777" w:rsidR="00550AB5" w:rsidRDefault="00000000">
      <w:r>
        <w:t>Within the applicable period, submit your request through one of the following channels:</w:t>
      </w:r>
    </w:p>
    <w:p w14:paraId="33676829" w14:textId="34C0CEB5" w:rsidR="00550AB5" w:rsidRDefault="00000000">
      <w:r>
        <w:rPr>
          <w:b/>
        </w:rPr>
        <w:t xml:space="preserve">Email: </w:t>
      </w:r>
    </w:p>
    <w:p w14:paraId="2113BE58" w14:textId="70718B67" w:rsidR="00550AB5" w:rsidRDefault="00000000">
      <w:r>
        <w:rPr>
          <w:b/>
        </w:rPr>
        <w:t xml:space="preserve">WhatsApp: </w:t>
      </w:r>
      <w:r w:rsidR="00D96AE0">
        <w:rPr>
          <w:color w:val="4F162B"/>
        </w:rPr>
        <w:t>7541826227</w:t>
      </w:r>
    </w:p>
    <w:p w14:paraId="0D79FA75" w14:textId="77777777" w:rsidR="00550AB5" w:rsidRDefault="00000000">
      <w:r>
        <w:t>Please provide your order number, registered mobile number, product name, reason for the request and relevant photographs or video.</w:t>
      </w:r>
    </w:p>
    <w:p w14:paraId="1B8A0EBB" w14:textId="77777777" w:rsidR="00550AB5" w:rsidRDefault="00000000">
      <w:r>
        <w:t xml:space="preserve">Do not send a product back without receiving return instructions from </w:t>
      </w:r>
      <w:proofErr w:type="spellStart"/>
      <w:r>
        <w:t>Femiknit</w:t>
      </w:r>
      <w:proofErr w:type="spellEnd"/>
      <w:r>
        <w:t xml:space="preserve">. </w:t>
      </w:r>
      <w:proofErr w:type="spellStart"/>
      <w:r>
        <w:t>Unauthorised</w:t>
      </w:r>
      <w:proofErr w:type="spellEnd"/>
      <w:r>
        <w:t xml:space="preserve"> or untraceable parcels may not be accepted.</w:t>
      </w:r>
    </w:p>
    <w:p w14:paraId="1A63E691" w14:textId="77777777" w:rsidR="00550AB5" w:rsidRDefault="00000000">
      <w:r>
        <w:t>We will normally review the initial request within two business days.</w:t>
      </w:r>
    </w:p>
    <w:p w14:paraId="0590F8DC" w14:textId="77777777" w:rsidR="00550AB5" w:rsidRDefault="00000000">
      <w:pPr>
        <w:pStyle w:val="Heading1"/>
      </w:pPr>
      <w:r>
        <w:rPr>
          <w:rFonts w:ascii="Calibri" w:hAnsi="Calibri"/>
        </w:rPr>
        <w:lastRenderedPageBreak/>
        <w:t>Reverse pickup and self-shipping</w:t>
      </w:r>
    </w:p>
    <w:p w14:paraId="25A7BB88" w14:textId="77777777" w:rsidR="00550AB5" w:rsidRDefault="00000000">
      <w:r>
        <w:t>Where reverse pickup is available, we will arrange collection from the original delivery address.</w:t>
      </w:r>
    </w:p>
    <w:p w14:paraId="2ED21F4F" w14:textId="77777777" w:rsidR="00550AB5" w:rsidRDefault="00000000">
      <w:r>
        <w:t>Please keep the parcel ready on the confirmed collection date. If pickup fails because the customer is unavailable, the address is inaccessible or the parcel is not ready, another pickup may involve an additional charge.</w:t>
      </w:r>
    </w:p>
    <w:p w14:paraId="4E07D771" w14:textId="77777777" w:rsidR="00550AB5" w:rsidRDefault="00000000">
      <w:r>
        <w:t xml:space="preserve">If reverse pickup is unavailable at the customer’s PIN code, the customer may be asked to send the product through a reliable trackable courier. Return instructions and the correct address will be provided by </w:t>
      </w:r>
      <w:proofErr w:type="spellStart"/>
      <w:r>
        <w:t>Femiknit</w:t>
      </w:r>
      <w:proofErr w:type="spellEnd"/>
      <w:r>
        <w:t>.</w:t>
      </w:r>
    </w:p>
    <w:p w14:paraId="1DE0D74E" w14:textId="77777777" w:rsidR="00550AB5" w:rsidRDefault="00000000">
      <w:r>
        <w:t xml:space="preserve">Customers should retain the courier receipt and tracking details until the return is completed. </w:t>
      </w:r>
      <w:proofErr w:type="spellStart"/>
      <w:r>
        <w:t>Femiknit</w:t>
      </w:r>
      <w:proofErr w:type="spellEnd"/>
      <w:r>
        <w:t xml:space="preserve"> cannot be responsible for an independently shipped return that is lost, untraceable or damaged because of inadequate packaging.</w:t>
      </w:r>
    </w:p>
    <w:p w14:paraId="55B0893A" w14:textId="77777777" w:rsidR="00550AB5" w:rsidRDefault="00000000">
      <w:r>
        <w:t xml:space="preserve">For a confirmed </w:t>
      </w:r>
      <w:proofErr w:type="spellStart"/>
      <w:r>
        <w:t>Femiknit</w:t>
      </w:r>
      <w:proofErr w:type="spellEnd"/>
      <w:r>
        <w:t xml:space="preserve"> error, reasonable self-shipping costs will be reimbursed up to the amount communicated by </w:t>
      </w:r>
      <w:proofErr w:type="spellStart"/>
      <w:r>
        <w:t>Femiknit</w:t>
      </w:r>
      <w:proofErr w:type="spellEnd"/>
      <w:r>
        <w:t xml:space="preserve"> before dispatch.</w:t>
      </w:r>
    </w:p>
    <w:p w14:paraId="708D5141" w14:textId="77777777" w:rsidR="00550AB5" w:rsidRDefault="00000000">
      <w:pPr>
        <w:pStyle w:val="Heading1"/>
      </w:pPr>
      <w:r>
        <w:rPr>
          <w:rFonts w:ascii="Calibri" w:hAnsi="Calibri"/>
        </w:rPr>
        <w:t>Quality inspection</w:t>
      </w:r>
    </w:p>
    <w:p w14:paraId="78732CFC" w14:textId="77777777" w:rsidR="00550AB5" w:rsidRDefault="00000000">
      <w:r>
        <w:t>Every returned product will be inspected after it reaches us.</w:t>
      </w:r>
    </w:p>
    <w:p w14:paraId="7591C1D8" w14:textId="77777777" w:rsidR="00550AB5" w:rsidRDefault="00000000">
      <w:r>
        <w:t>Inspection generally takes two business days. We may document the opening and inspection of the returned parcel through photographs or video.</w:t>
      </w:r>
    </w:p>
    <w:p w14:paraId="73C676DF" w14:textId="77777777" w:rsidR="00550AB5" w:rsidRDefault="00000000">
      <w:r>
        <w:t>If the product meets the return conditions, the exchange, store credit or refund will be approved.</w:t>
      </w:r>
    </w:p>
    <w:p w14:paraId="1FCB4F83" w14:textId="77777777" w:rsidR="00550AB5" w:rsidRDefault="00000000">
      <w:r>
        <w:t>If the product is found used, washed, altered, damaged after delivery or otherwise ineligible, we will explain the reason and provide supporting information where available. The product can be sent back to the customer after the applicable shipping charge is paid.</w:t>
      </w:r>
    </w:p>
    <w:p w14:paraId="55B609DD" w14:textId="77777777" w:rsidR="00550AB5" w:rsidRDefault="00000000">
      <w:pPr>
        <w:pStyle w:val="Heading1"/>
      </w:pPr>
      <w:r>
        <w:rPr>
          <w:rFonts w:ascii="Calibri" w:hAnsi="Calibri"/>
        </w:rPr>
        <w:t>Refund timelines</w:t>
      </w:r>
    </w:p>
    <w:p w14:paraId="43A542BE" w14:textId="77777777" w:rsidR="00550AB5" w:rsidRDefault="00000000">
      <w:r>
        <w:t>Once a refund is approved:</w:t>
      </w:r>
    </w:p>
    <w:p w14:paraId="35FE5C99" w14:textId="77777777" w:rsidR="00550AB5" w:rsidRDefault="00000000">
      <w:pPr>
        <w:numPr>
          <w:ilvl w:val="0"/>
          <w:numId w:val="1"/>
        </w:numPr>
      </w:pPr>
      <w:r>
        <w:t>prepaid-order refunds will be sent to the original payment method;</w:t>
      </w:r>
    </w:p>
    <w:p w14:paraId="7A3330CC" w14:textId="77777777" w:rsidR="00550AB5" w:rsidRDefault="00000000">
      <w:pPr>
        <w:numPr>
          <w:ilvl w:val="0"/>
          <w:numId w:val="1"/>
        </w:numPr>
      </w:pPr>
      <w:r>
        <w:t>COD-order refunds will be made by bank transfer or UPI after the customer provides the required details; and</w:t>
      </w:r>
    </w:p>
    <w:p w14:paraId="18E3EC6F" w14:textId="77777777" w:rsidR="00550AB5" w:rsidRDefault="00000000">
      <w:pPr>
        <w:numPr>
          <w:ilvl w:val="0"/>
          <w:numId w:val="1"/>
        </w:numPr>
      </w:pPr>
      <w:r>
        <w:t>refunds will normally be initiated within 5–7 business days after quality inspection.</w:t>
      </w:r>
    </w:p>
    <w:p w14:paraId="7AF22E92" w14:textId="77777777" w:rsidR="00550AB5" w:rsidRDefault="00000000">
      <w:r>
        <w:t xml:space="preserve">Banks and payment providers may take an additional 5–10 business days to reflect the amount. </w:t>
      </w:r>
      <w:proofErr w:type="spellStart"/>
      <w:r>
        <w:t>Femiknit</w:t>
      </w:r>
      <w:proofErr w:type="spellEnd"/>
      <w:r>
        <w:t xml:space="preserve"> cannot control processing time after a refund has been released to the bank or payment provider.</w:t>
      </w:r>
    </w:p>
    <w:p w14:paraId="37F1857C" w14:textId="77777777" w:rsidR="00550AB5" w:rsidRDefault="00000000">
      <w:pPr>
        <w:pStyle w:val="Heading1"/>
      </w:pPr>
      <w:r>
        <w:rPr>
          <w:rFonts w:ascii="Calibri" w:hAnsi="Calibri"/>
        </w:rPr>
        <w:lastRenderedPageBreak/>
        <w:t>Order cancellation</w:t>
      </w:r>
    </w:p>
    <w:p w14:paraId="479AB5FF" w14:textId="77777777" w:rsidR="00550AB5" w:rsidRDefault="00000000">
      <w:r>
        <w:t>An order may be cancelled without charge before it has been dispatched.</w:t>
      </w:r>
    </w:p>
    <w:p w14:paraId="1544CA36" w14:textId="77777777" w:rsidR="00550AB5" w:rsidRDefault="00000000">
      <w:r>
        <w:t>Once an order is dispatched, it cannot be cancelled. The customer may request a return after accepting delivery, subject to this policy.</w:t>
      </w:r>
    </w:p>
    <w:p w14:paraId="0B0E338A" w14:textId="77777777" w:rsidR="00550AB5" w:rsidRDefault="00000000">
      <w:r>
        <w:t xml:space="preserve">If </w:t>
      </w:r>
      <w:proofErr w:type="spellStart"/>
      <w:r>
        <w:t>Femiknit</w:t>
      </w:r>
      <w:proofErr w:type="spellEnd"/>
      <w:r>
        <w:t xml:space="preserve"> cancels a prepaid order because of stock unavailability, a pricing error, quality concerns or another operational reason, the full amount paid will be refunded.</w:t>
      </w:r>
    </w:p>
    <w:p w14:paraId="3ADBF845" w14:textId="77777777" w:rsidR="00550AB5" w:rsidRDefault="00000000">
      <w:pPr>
        <w:pStyle w:val="Heading1"/>
      </w:pPr>
      <w:r>
        <w:rPr>
          <w:rFonts w:ascii="Calibri" w:hAnsi="Calibri"/>
        </w:rPr>
        <w:t>Refused and undelivered orders</w:t>
      </w:r>
    </w:p>
    <w:p w14:paraId="23D03F51" w14:textId="77777777" w:rsidR="00550AB5" w:rsidRDefault="00000000">
      <w:r>
        <w:t>Customers are requested not to refuse a dispatched parcel simply because they changed their mind.</w:t>
      </w:r>
    </w:p>
    <w:p w14:paraId="0719CE83" w14:textId="77777777" w:rsidR="00550AB5" w:rsidRDefault="00000000">
      <w:r>
        <w:t>If a prepaid parcel is returned because of customer refusal, an incorrect or incomplete address, repeated customer unavailability or failure to accept delivery, the actual forward and return shipping charges may be deducted before refund.</w:t>
      </w:r>
    </w:p>
    <w:p w14:paraId="04142107" w14:textId="77777777" w:rsidR="00550AB5" w:rsidRDefault="00000000">
      <w:r>
        <w:t>Repeated refusal of COD orders, excessive unsubstantiated claims or misuse of the return facility may result in COD being disabled for future orders. This will not limit a customer’s rights concerning a genuinely defective, damaged, incorrect or misdescribed product.</w:t>
      </w:r>
    </w:p>
    <w:p w14:paraId="1343CE2E" w14:textId="77777777" w:rsidR="00550AB5" w:rsidRDefault="00000000">
      <w:pPr>
        <w:pStyle w:val="Heading1"/>
      </w:pPr>
      <w:r>
        <w:rPr>
          <w:rFonts w:ascii="Calibri" w:hAnsi="Calibri"/>
        </w:rPr>
        <w:t>Third-party purchases</w:t>
      </w:r>
    </w:p>
    <w:p w14:paraId="2B497CE0" w14:textId="77777777" w:rsidR="00550AB5" w:rsidRDefault="00000000">
      <w:r>
        <w:t xml:space="preserve">This policy applies only to purchases made directly through the </w:t>
      </w:r>
      <w:proofErr w:type="spellStart"/>
      <w:r>
        <w:t>Femiknit</w:t>
      </w:r>
      <w:proofErr w:type="spellEnd"/>
      <w:r>
        <w:t xml:space="preserve"> website.</w:t>
      </w:r>
    </w:p>
    <w:p w14:paraId="3D485FC3" w14:textId="77777777" w:rsidR="00550AB5" w:rsidRDefault="00000000">
      <w:r>
        <w:t>Orders placed through marketplaces, exhibitions, pop-up stores, social-commerce platforms or other sellers will follow the return policy of the platform or seller through which the purchase was made.</w:t>
      </w:r>
    </w:p>
    <w:p w14:paraId="1C8E9322" w14:textId="77777777" w:rsidR="00550AB5" w:rsidRDefault="00000000">
      <w:pPr>
        <w:pStyle w:val="Heading1"/>
      </w:pPr>
      <w:r>
        <w:rPr>
          <w:rFonts w:ascii="Calibri" w:hAnsi="Calibri"/>
        </w:rPr>
        <w:t>Customer support and grievance redressal</w:t>
      </w:r>
    </w:p>
    <w:p w14:paraId="24AF4A48" w14:textId="77777777" w:rsidR="00550AB5" w:rsidRDefault="00000000">
      <w:r>
        <w:t>For return and refund assistance, contact:</w:t>
      </w:r>
    </w:p>
    <w:p w14:paraId="73C17835" w14:textId="09DC1B5C" w:rsidR="00550AB5" w:rsidRDefault="00000000">
      <w:pPr>
        <w:spacing w:after="160"/>
      </w:pPr>
      <w:proofErr w:type="spellStart"/>
      <w:r>
        <w:rPr>
          <w:b/>
          <w:color w:val="4F162B"/>
        </w:rPr>
        <w:t>Femiknit</w:t>
      </w:r>
      <w:proofErr w:type="spellEnd"/>
      <w:r>
        <w:rPr>
          <w:b/>
          <w:color w:val="4F162B"/>
        </w:rPr>
        <w:t xml:space="preserve"> Customer Support</w:t>
      </w:r>
      <w:r>
        <w:rPr>
          <w:b/>
          <w:color w:val="4F162B"/>
        </w:rPr>
        <w:br/>
      </w:r>
      <w:r>
        <w:rPr>
          <w:b/>
        </w:rPr>
        <w:t xml:space="preserve">Email: </w:t>
      </w:r>
      <w:del w:id="0" w:author="Microsoft Word" w:date="2026-08-10T19:54:00Z" w16du:dateUtc="2026-08-10T14:24:00Z">
        <w:r>
          <w:rPr>
            <w:color w:val="4F162B"/>
            <w:highlight w:val="yellow"/>
          </w:rPr>
          <w:delText>[INSERT SUPPORT EMAIL]</w:delText>
        </w:r>
      </w:del>
      <w:r>
        <w:rPr>
          <w:color w:val="4F162B"/>
          <w:highlight w:val="yellow"/>
        </w:rPr>
        <w:br/>
      </w:r>
      <w:r>
        <w:rPr>
          <w:b/>
        </w:rPr>
        <w:t xml:space="preserve">Phone/WhatsApp: </w:t>
      </w:r>
      <w:del w:id="1" w:author="Microsoft Word" w:date="2026-08-10T19:54:00Z" w16du:dateUtc="2026-08-10T14:24:00Z">
        <w:r>
          <w:rPr>
            <w:color w:val="4F162B"/>
            <w:highlight w:val="yellow"/>
          </w:rPr>
          <w:delText>[INSERT CONTACT NUMBER]</w:delText>
        </w:r>
      </w:del>
      <w:ins w:id="2" w:author="Microsoft Word" w:date="2026-08-10T19:54:00Z" w16du:dateUtc="2026-08-10T14:24:00Z">
        <w:r w:rsidR="00142B39">
          <w:rPr>
            <w:color w:val="4F162B"/>
            <w:highlight w:val="yellow"/>
          </w:rPr>
          <w:t>7541826227</w:t>
        </w:r>
      </w:ins>
      <w:r>
        <w:rPr>
          <w:color w:val="4F162B"/>
          <w:highlight w:val="yellow"/>
        </w:rPr>
        <w:br/>
      </w:r>
      <w:r>
        <w:rPr>
          <w:b/>
        </w:rPr>
        <w:t xml:space="preserve">Working hours: </w:t>
      </w:r>
      <w:r w:rsidR="00890DC4">
        <w:rPr>
          <w:color w:val="4F162B"/>
          <w:highlight w:val="yellow"/>
        </w:rPr>
        <w:t xml:space="preserve">Monday </w:t>
      </w:r>
      <w:r w:rsidR="006F5203">
        <w:rPr>
          <w:color w:val="4F162B"/>
          <w:highlight w:val="yellow"/>
        </w:rPr>
        <w:t>–</w:t>
      </w:r>
      <w:r w:rsidR="00890DC4">
        <w:rPr>
          <w:color w:val="4F162B"/>
          <w:highlight w:val="yellow"/>
        </w:rPr>
        <w:t xml:space="preserve"> </w:t>
      </w:r>
      <w:r w:rsidR="006F5203">
        <w:rPr>
          <w:color w:val="4F162B"/>
          <w:highlight w:val="yellow"/>
        </w:rPr>
        <w:t>Friday (12a.m. to 8p.m.)</w:t>
      </w:r>
      <w:r>
        <w:rPr>
          <w:color w:val="4F162B"/>
          <w:highlight w:val="yellow"/>
        </w:rPr>
        <w:br/>
      </w:r>
    </w:p>
    <w:p w14:paraId="4A58E95B" w14:textId="31B049E6" w:rsidR="00550AB5" w:rsidRDefault="00550AB5">
      <w:pPr>
        <w:spacing w:after="160"/>
      </w:pPr>
    </w:p>
    <w:p w14:paraId="4FFD2C03" w14:textId="77777777" w:rsidR="00550AB5" w:rsidRDefault="00000000">
      <w:r>
        <w:t>Complaints will be acknowledged within 48 hours and addressed within the period prescribed under applicable Indian law.</w:t>
      </w:r>
    </w:p>
    <w:p w14:paraId="3E8E54C5" w14:textId="77777777" w:rsidR="00550AB5" w:rsidRDefault="00000000">
      <w:pPr>
        <w:pStyle w:val="Heading1"/>
      </w:pPr>
      <w:r>
        <w:rPr>
          <w:rFonts w:ascii="Calibri" w:hAnsi="Calibri"/>
        </w:rPr>
        <w:lastRenderedPageBreak/>
        <w:t>Changes to this policy</w:t>
      </w:r>
    </w:p>
    <w:p w14:paraId="7556CFB2" w14:textId="77777777" w:rsidR="00550AB5" w:rsidRDefault="00000000">
      <w:proofErr w:type="spellStart"/>
      <w:r>
        <w:t>Femiknit</w:t>
      </w:r>
      <w:proofErr w:type="spellEnd"/>
      <w:r>
        <w:t xml:space="preserve"> may update this policy to reflect changes in its products, operations or applicable law. Any revised policy will apply prospectively. An order will generally be governed by the policy displayed when the order was placed.</w:t>
      </w:r>
    </w:p>
    <w:p w14:paraId="1E6AE078" w14:textId="77777777" w:rsidR="00550AB5" w:rsidRDefault="00000000">
      <w:pPr>
        <w:spacing w:after="240"/>
      </w:pPr>
      <w:r>
        <w:t>Nothing in this policy limits any non-waivable consumer right available under applicable Indian law.</w:t>
      </w:r>
    </w:p>
    <w:p w14:paraId="0532185D" w14:textId="77777777" w:rsidR="00550AB5" w:rsidRDefault="00000000">
      <w:pPr>
        <w:pStyle w:val="SmallNote"/>
        <w:spacing w:before="160"/>
      </w:pPr>
      <w:r>
        <w:rPr>
          <w:b/>
        </w:rPr>
        <w:t xml:space="preserve">Legal reference: </w:t>
      </w:r>
      <w:hyperlink r:id="rId8">
        <w:r w:rsidR="00550AB5">
          <w:rPr>
            <w:color w:val="0563C1"/>
            <w:u w:val="single"/>
          </w:rPr>
          <w:t>Consumer Protection (E-Commerce) Rules, 2020</w:t>
        </w:r>
      </w:hyperlink>
    </w:p>
    <w:p w14:paraId="66493A83" w14:textId="77777777" w:rsidR="008764CE" w:rsidRDefault="008764CE">
      <w:pPr>
        <w:pStyle w:val="SmallNote"/>
        <w:spacing w:before="160"/>
      </w:pPr>
    </w:p>
    <w:p w14:paraId="414051F6" w14:textId="77777777" w:rsidR="008764CE" w:rsidRPr="008764CE" w:rsidRDefault="008764CE" w:rsidP="008764CE">
      <w:pPr>
        <w:pStyle w:val="Heading1"/>
        <w:rPr>
          <w:lang w:val="en-IN"/>
        </w:rPr>
      </w:pPr>
      <w:r w:rsidRPr="008764CE">
        <w:rPr>
          <w:lang w:val="en-IN"/>
        </w:rPr>
        <w:t>Frequently Asked Questions</w:t>
      </w:r>
    </w:p>
    <w:p w14:paraId="02EE5EB0" w14:textId="77777777" w:rsidR="008764CE" w:rsidRPr="008764CE" w:rsidRDefault="008764CE" w:rsidP="009839BE">
      <w:pPr>
        <w:pStyle w:val="Heading2"/>
        <w:rPr>
          <w:lang w:val="en-IN"/>
        </w:rPr>
      </w:pPr>
      <w:r w:rsidRPr="008764CE">
        <w:rPr>
          <w:lang w:val="en-IN"/>
        </w:rPr>
        <w:t>Products &amp; authenticity</w:t>
      </w:r>
    </w:p>
    <w:p w14:paraId="7215CDD4" w14:textId="77411CE0" w:rsidR="008764CE" w:rsidRPr="008764CE" w:rsidRDefault="008764CE" w:rsidP="00A102D8">
      <w:pPr>
        <w:pStyle w:val="SmallNote"/>
        <w:spacing w:before="160"/>
        <w:rPr>
          <w:lang w:val="en-IN"/>
        </w:rPr>
      </w:pPr>
      <w:r w:rsidRPr="008764CE">
        <w:rPr>
          <w:b/>
          <w:bCs/>
          <w:lang w:val="en-IN"/>
        </w:rPr>
        <w:t>Will my saree look exactly like the website photographs?</w:t>
      </w:r>
    </w:p>
    <w:p w14:paraId="49862FFB" w14:textId="77777777" w:rsidR="008764CE" w:rsidRPr="008764CE" w:rsidRDefault="008764CE" w:rsidP="00A102D8">
      <w:pPr>
        <w:pStyle w:val="SmallNote"/>
        <w:spacing w:before="160"/>
        <w:rPr>
          <w:lang w:val="en-IN"/>
        </w:rPr>
      </w:pPr>
      <w:r w:rsidRPr="008764CE">
        <w:rPr>
          <w:lang w:val="en-IN"/>
        </w:rPr>
        <w:t>We aim to show colours and details accurately, but screens, lighting and photography can cause slight differences. Handcrafted sarees may also have natural variations that make each piece unique.</w:t>
      </w:r>
    </w:p>
    <w:p w14:paraId="004DF82C" w14:textId="77777777" w:rsidR="008764CE" w:rsidRPr="008764CE" w:rsidRDefault="008764CE" w:rsidP="00A102D8">
      <w:pPr>
        <w:pStyle w:val="Heading2"/>
        <w:rPr>
          <w:lang w:val="en-IN"/>
        </w:rPr>
      </w:pPr>
      <w:r w:rsidRPr="008764CE">
        <w:rPr>
          <w:lang w:val="en-IN"/>
        </w:rPr>
        <w:t>Orders &amp; payments</w:t>
      </w:r>
    </w:p>
    <w:p w14:paraId="175081BB" w14:textId="77777777" w:rsidR="008764CE" w:rsidRPr="008764CE" w:rsidRDefault="008764CE" w:rsidP="00A102D8">
      <w:pPr>
        <w:pStyle w:val="SmallNote"/>
        <w:spacing w:before="160"/>
        <w:rPr>
          <w:lang w:val="en-IN"/>
        </w:rPr>
      </w:pPr>
      <w:r w:rsidRPr="008764CE">
        <w:rPr>
          <w:b/>
          <w:bCs/>
          <w:lang w:val="en-IN"/>
        </w:rPr>
        <w:t>9. Which payment methods do you accept?</w:t>
      </w:r>
    </w:p>
    <w:p w14:paraId="068DAF11" w14:textId="77777777" w:rsidR="008764CE" w:rsidRPr="008764CE" w:rsidRDefault="008764CE" w:rsidP="00A102D8">
      <w:pPr>
        <w:pStyle w:val="SmallNote"/>
        <w:spacing w:before="160"/>
        <w:rPr>
          <w:lang w:val="en-IN"/>
        </w:rPr>
      </w:pPr>
      <w:r w:rsidRPr="008764CE">
        <w:rPr>
          <w:lang w:val="en-IN"/>
        </w:rPr>
        <w:t>The available options are shown at checkout and may include UPI, cards, net banking, wallets and Cash on Delivery.</w:t>
      </w:r>
    </w:p>
    <w:p w14:paraId="0481C146" w14:textId="77777777" w:rsidR="008764CE" w:rsidRPr="008764CE" w:rsidRDefault="008764CE" w:rsidP="00A102D8">
      <w:pPr>
        <w:pStyle w:val="SmallNote"/>
        <w:spacing w:before="160"/>
        <w:rPr>
          <w:lang w:val="en-IN"/>
        </w:rPr>
      </w:pPr>
      <w:r w:rsidRPr="008764CE">
        <w:rPr>
          <w:b/>
          <w:bCs/>
          <w:lang w:val="en-IN"/>
        </w:rPr>
        <w:t>10. Is Cash on Delivery available?</w:t>
      </w:r>
    </w:p>
    <w:p w14:paraId="00E04059" w14:textId="77777777" w:rsidR="008764CE" w:rsidRPr="008764CE" w:rsidRDefault="008764CE" w:rsidP="00A102D8">
      <w:pPr>
        <w:pStyle w:val="SmallNote"/>
        <w:spacing w:before="160"/>
        <w:rPr>
          <w:lang w:val="en-IN"/>
        </w:rPr>
      </w:pPr>
      <w:r w:rsidRPr="008764CE">
        <w:rPr>
          <w:lang w:val="en-IN"/>
        </w:rPr>
        <w:t>COD may be offered for selected PIN codes and order values. Any applicable COD fee will be displayed before you pay.</w:t>
      </w:r>
    </w:p>
    <w:p w14:paraId="3611465D" w14:textId="77777777" w:rsidR="008764CE" w:rsidRPr="008764CE" w:rsidRDefault="008764CE" w:rsidP="00A102D8">
      <w:pPr>
        <w:pStyle w:val="SmallNote"/>
        <w:spacing w:before="160"/>
        <w:rPr>
          <w:lang w:val="en-IN"/>
        </w:rPr>
      </w:pPr>
      <w:r w:rsidRPr="008764CE">
        <w:rPr>
          <w:b/>
          <w:bCs/>
          <w:lang w:val="en-IN"/>
        </w:rPr>
        <w:t>11. Is online payment secure?</w:t>
      </w:r>
    </w:p>
    <w:p w14:paraId="4FC521D2" w14:textId="77777777" w:rsidR="008764CE" w:rsidRPr="008764CE" w:rsidRDefault="008764CE" w:rsidP="00A102D8">
      <w:pPr>
        <w:pStyle w:val="SmallNote"/>
        <w:spacing w:before="160"/>
        <w:rPr>
          <w:lang w:val="en-IN"/>
        </w:rPr>
      </w:pPr>
      <w:r w:rsidRPr="008764CE">
        <w:rPr>
          <w:lang w:val="en-IN"/>
        </w:rPr>
        <w:t xml:space="preserve">Payments are processed through secure third-party payment providers. </w:t>
      </w:r>
      <w:proofErr w:type="spellStart"/>
      <w:r w:rsidRPr="008764CE">
        <w:rPr>
          <w:lang w:val="en-IN"/>
        </w:rPr>
        <w:t>Femiknit</w:t>
      </w:r>
      <w:proofErr w:type="spellEnd"/>
      <w:r w:rsidRPr="008764CE">
        <w:rPr>
          <w:lang w:val="en-IN"/>
        </w:rPr>
        <w:t xml:space="preserve"> does not store your complete card or banking credentials.</w:t>
      </w:r>
    </w:p>
    <w:p w14:paraId="79B26FFD" w14:textId="77777777" w:rsidR="008764CE" w:rsidRPr="008764CE" w:rsidRDefault="008764CE" w:rsidP="00A102D8">
      <w:pPr>
        <w:pStyle w:val="SmallNote"/>
        <w:spacing w:before="160"/>
        <w:rPr>
          <w:lang w:val="en-IN"/>
        </w:rPr>
      </w:pPr>
      <w:r w:rsidRPr="008764CE">
        <w:rPr>
          <w:b/>
          <w:bCs/>
          <w:lang w:val="en-IN"/>
        </w:rPr>
        <w:t>13. Can I change my address or order?</w:t>
      </w:r>
    </w:p>
    <w:p w14:paraId="4D7F36F8" w14:textId="77777777" w:rsidR="008764CE" w:rsidRPr="008764CE" w:rsidRDefault="008764CE" w:rsidP="00A102D8">
      <w:pPr>
        <w:pStyle w:val="SmallNote"/>
        <w:spacing w:before="160"/>
        <w:rPr>
          <w:lang w:val="en-IN"/>
        </w:rPr>
      </w:pPr>
      <w:r w:rsidRPr="008764CE">
        <w:rPr>
          <w:lang w:val="en-IN"/>
        </w:rPr>
        <w:t>Contact us immediately. We can attempt a change only before packing or dispatch, and it cannot be guaranteed.</w:t>
      </w:r>
    </w:p>
    <w:p w14:paraId="246C9DE3" w14:textId="77777777" w:rsidR="008764CE" w:rsidRPr="008764CE" w:rsidRDefault="008764CE" w:rsidP="00A102D8">
      <w:pPr>
        <w:pStyle w:val="SmallNote"/>
        <w:spacing w:before="160"/>
        <w:rPr>
          <w:lang w:val="en-IN"/>
        </w:rPr>
      </w:pPr>
      <w:r w:rsidRPr="008764CE">
        <w:rPr>
          <w:b/>
          <w:bCs/>
          <w:lang w:val="en-IN"/>
        </w:rPr>
        <w:t>14. Can I cancel my order?</w:t>
      </w:r>
    </w:p>
    <w:p w14:paraId="75F1E67A" w14:textId="77777777" w:rsidR="008764CE" w:rsidRPr="008764CE" w:rsidRDefault="008764CE" w:rsidP="00A102D8">
      <w:pPr>
        <w:pStyle w:val="SmallNote"/>
        <w:spacing w:before="160"/>
        <w:rPr>
          <w:lang w:val="en-IN"/>
        </w:rPr>
      </w:pPr>
      <w:r w:rsidRPr="008764CE">
        <w:rPr>
          <w:lang w:val="en-IN"/>
        </w:rPr>
        <w:t>You may request cancellation before packing or dispatch. Once dispatched, the order must follow our Return, Refund &amp; Exchange Policy. Customised work cannot be cancelled after processing begins.</w:t>
      </w:r>
    </w:p>
    <w:p w14:paraId="5C23CE6E" w14:textId="77777777" w:rsidR="008764CE" w:rsidRPr="008764CE" w:rsidRDefault="008764CE" w:rsidP="00A102D8">
      <w:pPr>
        <w:pStyle w:val="Heading2"/>
        <w:rPr>
          <w:lang w:val="en-IN"/>
        </w:rPr>
      </w:pPr>
      <w:r w:rsidRPr="008764CE">
        <w:rPr>
          <w:lang w:val="en-IN"/>
        </w:rPr>
        <w:t>Shipping &amp; delivery</w:t>
      </w:r>
    </w:p>
    <w:p w14:paraId="64B33264" w14:textId="77777777" w:rsidR="008764CE" w:rsidRPr="008764CE" w:rsidRDefault="008764CE" w:rsidP="00A102D8">
      <w:pPr>
        <w:pStyle w:val="SmallNote"/>
        <w:spacing w:before="160"/>
        <w:rPr>
          <w:lang w:val="en-IN"/>
        </w:rPr>
      </w:pPr>
      <w:r w:rsidRPr="008764CE">
        <w:rPr>
          <w:b/>
          <w:bCs/>
          <w:lang w:val="en-IN"/>
        </w:rPr>
        <w:t>15. Do you deliver across India?</w:t>
      </w:r>
    </w:p>
    <w:p w14:paraId="49A11DC3" w14:textId="77777777" w:rsidR="008764CE" w:rsidRPr="008764CE" w:rsidRDefault="008764CE" w:rsidP="00A102D8">
      <w:pPr>
        <w:pStyle w:val="SmallNote"/>
        <w:spacing w:before="160"/>
        <w:rPr>
          <w:lang w:val="en-IN"/>
        </w:rPr>
      </w:pPr>
      <w:r w:rsidRPr="008764CE">
        <w:rPr>
          <w:lang w:val="en-IN"/>
        </w:rPr>
        <w:t>We deliver to most serviceable Indian PIN codes. Availability is confirmed at checkout.</w:t>
      </w:r>
    </w:p>
    <w:p w14:paraId="44FFB036" w14:textId="77777777" w:rsidR="008764CE" w:rsidRPr="008764CE" w:rsidRDefault="008764CE" w:rsidP="00A102D8">
      <w:pPr>
        <w:pStyle w:val="SmallNote"/>
        <w:spacing w:before="160"/>
        <w:rPr>
          <w:lang w:val="en-IN"/>
        </w:rPr>
      </w:pPr>
      <w:r w:rsidRPr="008764CE">
        <w:rPr>
          <w:b/>
          <w:bCs/>
          <w:lang w:val="en-IN"/>
        </w:rPr>
        <w:t>16. How long will delivery take?</w:t>
      </w:r>
    </w:p>
    <w:p w14:paraId="2017D073" w14:textId="77777777" w:rsidR="008764CE" w:rsidRPr="008764CE" w:rsidRDefault="008764CE" w:rsidP="00A102D8">
      <w:pPr>
        <w:pStyle w:val="SmallNote"/>
        <w:spacing w:before="160"/>
        <w:rPr>
          <w:lang w:val="en-IN"/>
        </w:rPr>
      </w:pPr>
      <w:r w:rsidRPr="008764CE">
        <w:rPr>
          <w:lang w:val="en-IN"/>
        </w:rPr>
        <w:t>The estimated dispatch and delivery window is displayed at checkout or on the product page. Sales, festivals, extreme weather and courier disruptions can cause delays.</w:t>
      </w:r>
    </w:p>
    <w:p w14:paraId="4CA49488" w14:textId="77777777" w:rsidR="008764CE" w:rsidRPr="008764CE" w:rsidRDefault="008764CE" w:rsidP="00A102D8">
      <w:pPr>
        <w:pStyle w:val="SmallNote"/>
        <w:spacing w:before="160"/>
        <w:rPr>
          <w:lang w:val="en-IN"/>
        </w:rPr>
      </w:pPr>
      <w:r w:rsidRPr="008764CE">
        <w:rPr>
          <w:b/>
          <w:bCs/>
          <w:lang w:val="en-IN"/>
        </w:rPr>
        <w:lastRenderedPageBreak/>
        <w:t>17. How can I track my order?</w:t>
      </w:r>
    </w:p>
    <w:p w14:paraId="60E30D8E" w14:textId="77777777" w:rsidR="008764CE" w:rsidRPr="008764CE" w:rsidRDefault="008764CE" w:rsidP="00A102D8">
      <w:pPr>
        <w:pStyle w:val="SmallNote"/>
        <w:spacing w:before="160"/>
        <w:rPr>
          <w:lang w:val="en-IN"/>
        </w:rPr>
      </w:pPr>
      <w:r w:rsidRPr="008764CE">
        <w:rPr>
          <w:lang w:val="en-IN"/>
        </w:rPr>
        <w:t>Tracking details are shared after dispatch by email, SMS or WhatsApp. Courier tracking can take up to 24 hours to update.</w:t>
      </w:r>
    </w:p>
    <w:p w14:paraId="0FBA2252" w14:textId="77777777" w:rsidR="008764CE" w:rsidRPr="008764CE" w:rsidRDefault="008764CE" w:rsidP="00A102D8">
      <w:pPr>
        <w:pStyle w:val="Heading2"/>
        <w:rPr>
          <w:lang w:val="en-IN"/>
        </w:rPr>
      </w:pPr>
      <w:r w:rsidRPr="008764CE">
        <w:rPr>
          <w:lang w:val="en-IN"/>
        </w:rPr>
        <w:t>Returns, exchanges &amp; refunds</w:t>
      </w:r>
    </w:p>
    <w:p w14:paraId="49DB5CB9" w14:textId="65018ABC" w:rsidR="008764CE" w:rsidRPr="008764CE" w:rsidRDefault="008764CE" w:rsidP="00A102D8">
      <w:pPr>
        <w:pStyle w:val="SmallNote"/>
        <w:spacing w:before="160"/>
        <w:rPr>
          <w:lang w:val="en-IN"/>
        </w:rPr>
      </w:pPr>
      <w:r w:rsidRPr="008764CE">
        <w:rPr>
          <w:b/>
          <w:bCs/>
          <w:lang w:val="en-IN"/>
        </w:rPr>
        <w:t>21. In what condition must the saree be returned?</w:t>
      </w:r>
    </w:p>
    <w:p w14:paraId="7F80F347" w14:textId="77777777" w:rsidR="008764CE" w:rsidRPr="008764CE" w:rsidRDefault="008764CE" w:rsidP="00A102D8">
      <w:pPr>
        <w:pStyle w:val="SmallNote"/>
        <w:spacing w:before="160"/>
        <w:rPr>
          <w:lang w:val="en-IN"/>
        </w:rPr>
      </w:pPr>
      <w:r w:rsidRPr="008764CE">
        <w:rPr>
          <w:lang w:val="en-IN"/>
        </w:rPr>
        <w:t>It must be unused, unworn, unwashed, un-ironed and unaltered, with tags and original packaging intact. It must be free from odour, stains, makeup, damage and signs of use. The blouse piece must remain uncut.</w:t>
      </w:r>
    </w:p>
    <w:p w14:paraId="1101F557" w14:textId="77777777" w:rsidR="008764CE" w:rsidRPr="008764CE" w:rsidRDefault="008764CE" w:rsidP="00A102D8">
      <w:pPr>
        <w:pStyle w:val="SmallNote"/>
        <w:spacing w:before="160"/>
        <w:rPr>
          <w:lang w:val="en-IN"/>
        </w:rPr>
      </w:pPr>
      <w:r w:rsidRPr="008764CE">
        <w:rPr>
          <w:b/>
          <w:bCs/>
          <w:lang w:val="en-IN"/>
        </w:rPr>
        <w:t>23. Which items are non-returnable?</w:t>
      </w:r>
    </w:p>
    <w:p w14:paraId="132DB88A" w14:textId="77777777" w:rsidR="008764CE" w:rsidRPr="008764CE" w:rsidRDefault="008764CE" w:rsidP="00A102D8">
      <w:pPr>
        <w:pStyle w:val="SmallNote"/>
        <w:spacing w:before="160"/>
        <w:rPr>
          <w:lang w:val="en-IN"/>
        </w:rPr>
      </w:pPr>
      <w:r w:rsidRPr="008764CE">
        <w:rPr>
          <w:lang w:val="en-IN"/>
        </w:rPr>
        <w:t>Altered or customised sarees, cut blouse pieces, made-to-order items, final-sale products, gift cards, and used or damaged items are not returnable for preference reasons. Verified defective or incorrect goods are handled separately.</w:t>
      </w:r>
    </w:p>
    <w:p w14:paraId="5C0D46DF" w14:textId="77777777" w:rsidR="008764CE" w:rsidRPr="008764CE" w:rsidRDefault="008764CE" w:rsidP="00A102D8">
      <w:pPr>
        <w:pStyle w:val="SmallNote"/>
        <w:spacing w:before="160"/>
        <w:rPr>
          <w:lang w:val="en-IN"/>
        </w:rPr>
      </w:pPr>
      <w:r w:rsidRPr="008764CE">
        <w:rPr>
          <w:b/>
          <w:bCs/>
          <w:lang w:val="en-IN"/>
        </w:rPr>
        <w:t>24. What if I receive a damaged, defective, incorrect or incomplete order?</w:t>
      </w:r>
    </w:p>
    <w:p w14:paraId="0464B075" w14:textId="77777777" w:rsidR="008764CE" w:rsidRPr="008764CE" w:rsidRDefault="008764CE" w:rsidP="00A102D8">
      <w:pPr>
        <w:pStyle w:val="SmallNote"/>
        <w:spacing w:before="160"/>
        <w:rPr>
          <w:lang w:val="en-IN"/>
        </w:rPr>
      </w:pPr>
      <w:r w:rsidRPr="008764CE">
        <w:rPr>
          <w:lang w:val="en-IN"/>
        </w:rPr>
        <w:t>Contact us within 48 hours with your order number, photographs and any available unboxing video. After verification, we will offer an appropriate replacement, exchange or full refund without charging reverse shipping.</w:t>
      </w:r>
    </w:p>
    <w:p w14:paraId="25D22B02" w14:textId="77777777" w:rsidR="008764CE" w:rsidRPr="008764CE" w:rsidRDefault="008764CE" w:rsidP="00A102D8">
      <w:pPr>
        <w:pStyle w:val="SmallNote"/>
        <w:spacing w:before="160"/>
        <w:rPr>
          <w:lang w:val="en-IN"/>
        </w:rPr>
      </w:pPr>
      <w:r w:rsidRPr="008764CE">
        <w:rPr>
          <w:b/>
          <w:bCs/>
          <w:lang w:val="en-IN"/>
        </w:rPr>
        <w:t>25. Is an unboxing video compulsory?</w:t>
      </w:r>
    </w:p>
    <w:p w14:paraId="0AC8AF8A" w14:textId="77777777" w:rsidR="008764CE" w:rsidRPr="008764CE" w:rsidRDefault="008764CE" w:rsidP="00A102D8">
      <w:pPr>
        <w:pStyle w:val="SmallNote"/>
        <w:spacing w:before="160"/>
        <w:rPr>
          <w:lang w:val="en-IN"/>
        </w:rPr>
      </w:pPr>
      <w:r w:rsidRPr="008764CE">
        <w:rPr>
          <w:lang w:val="en-IN"/>
        </w:rPr>
        <w:t>It is strongly recommended and helps with tampering, damage, wrong-item and missing-item claims. We may request it where reasonably necessary, but we will consider other reliable evidence and comply with applicable consumer law.</w:t>
      </w:r>
    </w:p>
    <w:p w14:paraId="5003035E" w14:textId="77777777" w:rsidR="008764CE" w:rsidRPr="008764CE" w:rsidRDefault="008764CE" w:rsidP="00A102D8">
      <w:pPr>
        <w:pStyle w:val="SmallNote"/>
        <w:spacing w:before="160"/>
        <w:rPr>
          <w:lang w:val="en-IN"/>
        </w:rPr>
      </w:pPr>
      <w:r w:rsidRPr="008764CE">
        <w:rPr>
          <w:b/>
          <w:bCs/>
          <w:lang w:val="en-IN"/>
        </w:rPr>
        <w:t>26. How do I start a return or exchange?</w:t>
      </w:r>
    </w:p>
    <w:p w14:paraId="1EA51CDE" w14:textId="77777777" w:rsidR="008764CE" w:rsidRPr="008764CE" w:rsidRDefault="008764CE" w:rsidP="00A102D8">
      <w:pPr>
        <w:pStyle w:val="SmallNote"/>
        <w:spacing w:before="160"/>
        <w:rPr>
          <w:lang w:val="en-IN"/>
        </w:rPr>
      </w:pPr>
      <w:r w:rsidRPr="008764CE">
        <w:rPr>
          <w:lang w:val="en-IN"/>
        </w:rPr>
        <w:t>Email [support email] or WhatsApp [WhatsApp number] within the applicable period. Send your order number, item, reason and supporting evidence, then wait for approval and return instructions.</w:t>
      </w:r>
    </w:p>
    <w:p w14:paraId="3F5143D2" w14:textId="77777777" w:rsidR="008764CE" w:rsidRPr="008764CE" w:rsidRDefault="008764CE" w:rsidP="00A102D8">
      <w:pPr>
        <w:pStyle w:val="SmallNote"/>
        <w:spacing w:before="160"/>
        <w:rPr>
          <w:lang w:val="en-IN"/>
        </w:rPr>
      </w:pPr>
      <w:r w:rsidRPr="008764CE">
        <w:rPr>
          <w:b/>
          <w:bCs/>
          <w:lang w:val="en-IN"/>
        </w:rPr>
        <w:t>27. Who pays return shipping?</w:t>
      </w:r>
    </w:p>
    <w:p w14:paraId="2BA39A98" w14:textId="77777777" w:rsidR="008764CE" w:rsidRPr="008764CE" w:rsidRDefault="008764CE" w:rsidP="00A102D8">
      <w:pPr>
        <w:pStyle w:val="SmallNote"/>
        <w:spacing w:before="160"/>
        <w:rPr>
          <w:lang w:val="en-IN"/>
        </w:rPr>
      </w:pPr>
      <w:r w:rsidRPr="008764CE">
        <w:rPr>
          <w:lang w:val="en-IN"/>
        </w:rPr>
        <w:t xml:space="preserve">A ₹199 reverse-shipping and handling charge applies to an approved preference return or exchange. </w:t>
      </w:r>
      <w:proofErr w:type="spellStart"/>
      <w:r w:rsidRPr="008764CE">
        <w:rPr>
          <w:lang w:val="en-IN"/>
        </w:rPr>
        <w:t>Femiknit</w:t>
      </w:r>
      <w:proofErr w:type="spellEnd"/>
      <w:r w:rsidRPr="008764CE">
        <w:rPr>
          <w:lang w:val="en-IN"/>
        </w:rPr>
        <w:t xml:space="preserve"> bears reasonable return shipping for a verified damaged, defective, missing or incorrect item.</w:t>
      </w:r>
    </w:p>
    <w:p w14:paraId="3E6E81C0" w14:textId="77777777" w:rsidR="008764CE" w:rsidRPr="008764CE" w:rsidRDefault="008764CE" w:rsidP="00A102D8">
      <w:pPr>
        <w:pStyle w:val="SmallNote"/>
        <w:spacing w:before="160"/>
        <w:rPr>
          <w:lang w:val="en-IN"/>
        </w:rPr>
      </w:pPr>
      <w:r w:rsidRPr="008764CE">
        <w:rPr>
          <w:b/>
          <w:bCs/>
          <w:lang w:val="en-IN"/>
        </w:rPr>
        <w:t>28. Can I exchange a saree?</w:t>
      </w:r>
    </w:p>
    <w:p w14:paraId="307475FF" w14:textId="77777777" w:rsidR="008764CE" w:rsidRPr="008764CE" w:rsidRDefault="008764CE" w:rsidP="00A102D8">
      <w:pPr>
        <w:pStyle w:val="SmallNote"/>
        <w:spacing w:before="160"/>
        <w:rPr>
          <w:lang w:val="en-IN"/>
        </w:rPr>
      </w:pPr>
      <w:r w:rsidRPr="008764CE">
        <w:rPr>
          <w:lang w:val="en-IN"/>
        </w:rPr>
        <w:t xml:space="preserve">One exchange is available for an eligible item, subject to stock and inspection. A ₹199 charge applies to a preference exchange and is waived for a verified </w:t>
      </w:r>
      <w:proofErr w:type="spellStart"/>
      <w:r w:rsidRPr="008764CE">
        <w:rPr>
          <w:lang w:val="en-IN"/>
        </w:rPr>
        <w:t>Femiknit</w:t>
      </w:r>
      <w:proofErr w:type="spellEnd"/>
      <w:r w:rsidRPr="008764CE">
        <w:rPr>
          <w:lang w:val="en-IN"/>
        </w:rPr>
        <w:t xml:space="preserve"> error.</w:t>
      </w:r>
    </w:p>
    <w:p w14:paraId="6C0310C7" w14:textId="7DAFFB76" w:rsidR="008764CE" w:rsidRPr="008764CE" w:rsidRDefault="00946494" w:rsidP="00A102D8">
      <w:pPr>
        <w:pStyle w:val="SmallNote"/>
        <w:spacing w:before="160"/>
        <w:rPr>
          <w:lang w:val="en-IN"/>
        </w:rPr>
      </w:pPr>
      <w:r>
        <w:rPr>
          <w:b/>
          <w:bCs/>
          <w:lang w:val="en-IN"/>
        </w:rPr>
        <w:t>29</w:t>
      </w:r>
      <w:r w:rsidR="008764CE" w:rsidRPr="008764CE">
        <w:rPr>
          <w:b/>
          <w:bCs/>
          <w:lang w:val="en-IN"/>
        </w:rPr>
        <w:t>. When will I receive my refund?</w:t>
      </w:r>
    </w:p>
    <w:p w14:paraId="4CA79E60" w14:textId="77777777" w:rsidR="008764CE" w:rsidRPr="008764CE" w:rsidRDefault="008764CE" w:rsidP="00A102D8">
      <w:pPr>
        <w:pStyle w:val="SmallNote"/>
        <w:spacing w:before="160"/>
        <w:rPr>
          <w:lang w:val="en-IN"/>
        </w:rPr>
      </w:pPr>
      <w:r w:rsidRPr="008764CE">
        <w:rPr>
          <w:lang w:val="en-IN"/>
        </w:rPr>
        <w:t>We normally initiate it within 5–7 business days after the return passes inspection. The bank or payment provider may then take another 5–10 business days to post the credit.</w:t>
      </w:r>
    </w:p>
    <w:p w14:paraId="79AE64ED" w14:textId="630651BB" w:rsidR="008764CE" w:rsidRPr="008764CE" w:rsidRDefault="008764CE" w:rsidP="00A102D8">
      <w:pPr>
        <w:pStyle w:val="SmallNote"/>
        <w:spacing w:before="160"/>
        <w:rPr>
          <w:lang w:val="en-IN"/>
        </w:rPr>
      </w:pPr>
      <w:r w:rsidRPr="008764CE">
        <w:rPr>
          <w:b/>
          <w:bCs/>
          <w:lang w:val="en-IN"/>
        </w:rPr>
        <w:t>3</w:t>
      </w:r>
      <w:r w:rsidR="00946494">
        <w:rPr>
          <w:b/>
          <w:bCs/>
          <w:lang w:val="en-IN"/>
        </w:rPr>
        <w:t>0</w:t>
      </w:r>
      <w:r w:rsidRPr="008764CE">
        <w:rPr>
          <w:b/>
          <w:bCs/>
          <w:lang w:val="en-IN"/>
        </w:rPr>
        <w:t>. Can I choose store credit?</w:t>
      </w:r>
    </w:p>
    <w:p w14:paraId="3262CC16" w14:textId="77777777" w:rsidR="008764CE" w:rsidRPr="008764CE" w:rsidRDefault="008764CE" w:rsidP="00A102D8">
      <w:pPr>
        <w:pStyle w:val="SmallNote"/>
        <w:spacing w:before="160"/>
        <w:rPr>
          <w:lang w:val="en-IN"/>
        </w:rPr>
      </w:pPr>
      <w:r w:rsidRPr="008764CE">
        <w:rPr>
          <w:lang w:val="en-IN"/>
        </w:rPr>
        <w:t>Yes. For an approved preference return, store credit covers the approved product value without the ₹199 return-handling deduction. It is valid for 12 months and cannot be redeemed for cash.</w:t>
      </w:r>
    </w:p>
    <w:p w14:paraId="133C48BA" w14:textId="659A9A2C" w:rsidR="008764CE" w:rsidRPr="008764CE" w:rsidRDefault="008764CE" w:rsidP="00A102D8">
      <w:pPr>
        <w:pStyle w:val="SmallNote"/>
        <w:spacing w:before="160"/>
        <w:rPr>
          <w:lang w:val="en-IN"/>
        </w:rPr>
      </w:pPr>
      <w:r w:rsidRPr="008764CE">
        <w:rPr>
          <w:b/>
          <w:bCs/>
          <w:lang w:val="en-IN"/>
        </w:rPr>
        <w:t>3</w:t>
      </w:r>
      <w:r w:rsidR="00946494">
        <w:rPr>
          <w:b/>
          <w:bCs/>
          <w:lang w:val="en-IN"/>
        </w:rPr>
        <w:t>1</w:t>
      </w:r>
      <w:r w:rsidRPr="008764CE">
        <w:rPr>
          <w:b/>
          <w:bCs/>
          <w:lang w:val="en-IN"/>
        </w:rPr>
        <w:t>. Are shipping, COD and service charges refundable?</w:t>
      </w:r>
    </w:p>
    <w:p w14:paraId="0ABECE28" w14:textId="77777777" w:rsidR="008764CE" w:rsidRPr="008764CE" w:rsidRDefault="008764CE" w:rsidP="00A102D8">
      <w:pPr>
        <w:pStyle w:val="SmallNote"/>
        <w:spacing w:before="160"/>
        <w:rPr>
          <w:lang w:val="en-IN"/>
        </w:rPr>
      </w:pPr>
      <w:r w:rsidRPr="008764CE">
        <w:rPr>
          <w:lang w:val="en-IN"/>
        </w:rPr>
        <w:t xml:space="preserve">These charges are generally non-refundable for preference returns. They will be appropriately refunded where the return results from a verified </w:t>
      </w:r>
      <w:proofErr w:type="spellStart"/>
      <w:r w:rsidRPr="008764CE">
        <w:rPr>
          <w:lang w:val="en-IN"/>
        </w:rPr>
        <w:t>Femiknit</w:t>
      </w:r>
      <w:proofErr w:type="spellEnd"/>
      <w:r w:rsidRPr="008764CE">
        <w:rPr>
          <w:lang w:val="en-IN"/>
        </w:rPr>
        <w:t xml:space="preserve"> error or where the law requires it.</w:t>
      </w:r>
    </w:p>
    <w:p w14:paraId="54F78C0D" w14:textId="292D8CBE" w:rsidR="008764CE" w:rsidRPr="008764CE" w:rsidRDefault="008764CE" w:rsidP="00A102D8">
      <w:pPr>
        <w:pStyle w:val="SmallNote"/>
        <w:spacing w:before="160"/>
        <w:rPr>
          <w:lang w:val="en-IN"/>
        </w:rPr>
      </w:pPr>
      <w:r w:rsidRPr="008764CE">
        <w:rPr>
          <w:b/>
          <w:bCs/>
          <w:lang w:val="en-IN"/>
        </w:rPr>
        <w:t>3</w:t>
      </w:r>
      <w:r w:rsidR="00946494">
        <w:rPr>
          <w:b/>
          <w:bCs/>
          <w:lang w:val="en-IN"/>
        </w:rPr>
        <w:t>2</w:t>
      </w:r>
      <w:r w:rsidRPr="008764CE">
        <w:rPr>
          <w:b/>
          <w:bCs/>
          <w:lang w:val="en-IN"/>
        </w:rPr>
        <w:t>. Can I return a sale product?</w:t>
      </w:r>
    </w:p>
    <w:p w14:paraId="37C4BF6A" w14:textId="77777777" w:rsidR="008764CE" w:rsidRPr="008764CE" w:rsidRDefault="008764CE" w:rsidP="00A102D8">
      <w:pPr>
        <w:pStyle w:val="SmallNote"/>
        <w:spacing w:before="160"/>
        <w:rPr>
          <w:lang w:val="en-IN"/>
        </w:rPr>
      </w:pPr>
      <w:r w:rsidRPr="008764CE">
        <w:rPr>
          <w:lang w:val="en-IN"/>
        </w:rPr>
        <w:t>Check the product page and offer terms. Items marked Final Sale, Clearance or Non-returnable cannot be returned for preference reasons.</w:t>
      </w:r>
    </w:p>
    <w:p w14:paraId="11F0268B" w14:textId="7B84D5E6" w:rsidR="008764CE" w:rsidRPr="008764CE" w:rsidRDefault="009839BE" w:rsidP="00A102D8">
      <w:pPr>
        <w:pStyle w:val="Heading2"/>
        <w:rPr>
          <w:lang w:val="en-IN"/>
        </w:rPr>
      </w:pPr>
      <w:r>
        <w:rPr>
          <w:lang w:val="en-IN"/>
        </w:rPr>
        <w:lastRenderedPageBreak/>
        <w:t>S</w:t>
      </w:r>
      <w:r w:rsidR="008764CE" w:rsidRPr="008764CE">
        <w:rPr>
          <w:lang w:val="en-IN"/>
        </w:rPr>
        <w:t>upport</w:t>
      </w:r>
    </w:p>
    <w:p w14:paraId="075473CF" w14:textId="009ED273" w:rsidR="008764CE" w:rsidRPr="008764CE" w:rsidRDefault="008764CE" w:rsidP="00A102D8">
      <w:pPr>
        <w:pStyle w:val="SmallNote"/>
        <w:spacing w:before="160"/>
        <w:rPr>
          <w:lang w:val="en-IN"/>
        </w:rPr>
      </w:pPr>
      <w:r w:rsidRPr="008764CE">
        <w:rPr>
          <w:b/>
          <w:bCs/>
          <w:lang w:val="en-IN"/>
        </w:rPr>
        <w:t>3</w:t>
      </w:r>
      <w:r w:rsidR="00946494">
        <w:rPr>
          <w:b/>
          <w:bCs/>
          <w:lang w:val="en-IN"/>
        </w:rPr>
        <w:t>3</w:t>
      </w:r>
      <w:r w:rsidRPr="008764CE">
        <w:rPr>
          <w:b/>
          <w:bCs/>
          <w:lang w:val="en-IN"/>
        </w:rPr>
        <w:t xml:space="preserve">. How do I contact </w:t>
      </w:r>
      <w:proofErr w:type="spellStart"/>
      <w:r w:rsidRPr="008764CE">
        <w:rPr>
          <w:b/>
          <w:bCs/>
          <w:lang w:val="en-IN"/>
        </w:rPr>
        <w:t>Femiknit</w:t>
      </w:r>
      <w:proofErr w:type="spellEnd"/>
      <w:r w:rsidRPr="008764CE">
        <w:rPr>
          <w:b/>
          <w:bCs/>
          <w:lang w:val="en-IN"/>
        </w:rPr>
        <w:t>?</w:t>
      </w:r>
    </w:p>
    <w:p w14:paraId="4DEB78C8" w14:textId="77777777" w:rsidR="008764CE" w:rsidRPr="008764CE" w:rsidRDefault="008764CE" w:rsidP="00A102D8">
      <w:pPr>
        <w:pStyle w:val="SmallNote"/>
        <w:spacing w:before="160"/>
        <w:rPr>
          <w:lang w:val="en-IN"/>
        </w:rPr>
      </w:pPr>
      <w:r w:rsidRPr="008764CE">
        <w:rPr>
          <w:lang w:val="en-IN"/>
        </w:rPr>
        <w:t>Email [support email] or WhatsApp [WhatsApp number] during [support days and timings]. Include your order number for faster assistance.</w:t>
      </w:r>
    </w:p>
    <w:p w14:paraId="7236B02F" w14:textId="77777777" w:rsidR="008764CE" w:rsidRDefault="008764CE">
      <w:pPr>
        <w:pStyle w:val="SmallNote"/>
        <w:spacing w:before="160"/>
      </w:pPr>
    </w:p>
    <w:p w14:paraId="764D0F70" w14:textId="667BE261" w:rsidR="00A102D8" w:rsidRDefault="00A102D8" w:rsidP="00A102D8">
      <w:pPr>
        <w:pStyle w:val="Heading1"/>
      </w:pPr>
      <w:r>
        <w:t>Logo</w:t>
      </w:r>
    </w:p>
    <w:p w14:paraId="78494BA3" w14:textId="77777777" w:rsidR="00A102D8" w:rsidRDefault="00A102D8" w:rsidP="00A102D8"/>
    <w:p w14:paraId="08FF3459" w14:textId="77777777" w:rsidR="00A102D8" w:rsidRPr="00A102D8" w:rsidRDefault="00A102D8" w:rsidP="00A102D8"/>
    <w:sectPr w:rsidR="00A102D8" w:rsidRPr="00A102D8"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0AD97" w14:textId="77777777" w:rsidR="00805B7F" w:rsidRDefault="00805B7F">
      <w:pPr>
        <w:spacing w:after="0" w:line="240" w:lineRule="auto"/>
      </w:pPr>
      <w:r>
        <w:separator/>
      </w:r>
    </w:p>
  </w:endnote>
  <w:endnote w:type="continuationSeparator" w:id="0">
    <w:p w14:paraId="5D0AC76C" w14:textId="77777777" w:rsidR="00805B7F" w:rsidRDefault="00805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F7139" w14:textId="6A648934" w:rsidR="00550AB5" w:rsidRDefault="00000000">
    <w:pPr>
      <w:pStyle w:val="Footer"/>
      <w:jc w:val="right"/>
    </w:pPr>
    <w:r>
      <w:fldChar w:fldCharType="begin"/>
    </w:r>
    <w:r>
      <w:instrText xml:space="preserve"> PAGE </w:instrText>
    </w:r>
    <w:r>
      <w:fldChar w:fldCharType="separate"/>
    </w:r>
    <w:r w:rsidR="00C201A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B883" w14:textId="0F46234C" w:rsidR="00550AB5" w:rsidRDefault="00000000">
    <w:pPr>
      <w:pStyle w:val="Footer"/>
      <w:jc w:val="right"/>
    </w:pPr>
    <w:r>
      <w:fldChar w:fldCharType="begin"/>
    </w:r>
    <w:r>
      <w:instrText xml:space="preserve"> PAGE </w:instrText>
    </w:r>
    <w:r>
      <w:fldChar w:fldCharType="separate"/>
    </w:r>
    <w:r w:rsidR="00C201A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B30F1" w14:textId="77777777" w:rsidR="00805B7F" w:rsidRDefault="00805B7F">
      <w:pPr>
        <w:spacing w:after="0" w:line="240" w:lineRule="auto"/>
      </w:pPr>
      <w:r>
        <w:separator/>
      </w:r>
    </w:p>
  </w:footnote>
  <w:footnote w:type="continuationSeparator" w:id="0">
    <w:p w14:paraId="0C897214" w14:textId="77777777" w:rsidR="00805B7F" w:rsidRDefault="00805B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9977" w14:textId="77777777" w:rsidR="00550AB5" w:rsidRDefault="00550A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F8AFA" w14:textId="77777777" w:rsidR="00550AB5" w:rsidRDefault="00550A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F357E52"/>
    <w:multiLevelType w:val="singleLevel"/>
    <w:tmpl w:val="E50807FA"/>
    <w:lvl w:ilvl="0">
      <w:start w:val="1"/>
      <w:numFmt w:val="decimal"/>
      <w:pStyle w:val="ListBullet"/>
      <w:lvlText w:val="%1."/>
      <w:lvlJc w:val="left"/>
      <w:pPr>
        <w:tabs>
          <w:tab w:val="num" w:pos="540"/>
        </w:tabs>
        <w:spacing w:after="80" w:line="300" w:lineRule="auto"/>
        <w:ind w:left="540" w:hanging="270"/>
      </w:pPr>
      <w:rPr>
        <w:rFonts w:ascii="Calibri" w:hAnsi="Calibri"/>
        <w:color w:val="701F3E"/>
      </w:rPr>
    </w:lvl>
  </w:abstractNum>
  <w:abstractNum w:abstractNumId="10" w15:restartNumberingAfterBreak="0">
    <w:nsid w:val="354D0772"/>
    <w:multiLevelType w:val="hybridMultilevel"/>
    <w:tmpl w:val="D0723C8C"/>
    <w:lvl w:ilvl="0" w:tplc="0ED0C48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D117013"/>
    <w:multiLevelType w:val="singleLevel"/>
    <w:tmpl w:val="8BF80E68"/>
    <w:lvl w:ilvl="0">
      <w:start w:val="1"/>
      <w:numFmt w:val="bullet"/>
      <w:lvlText w:val="•"/>
      <w:lvlJc w:val="left"/>
      <w:pPr>
        <w:tabs>
          <w:tab w:val="num" w:pos="540"/>
        </w:tabs>
        <w:spacing w:after="80" w:line="300" w:lineRule="auto"/>
        <w:ind w:left="540" w:hanging="270"/>
      </w:pPr>
      <w:rPr>
        <w:rFonts w:ascii="Calibri" w:hAnsi="Calibri"/>
        <w:color w:val="701F3E"/>
      </w:rPr>
    </w:lvl>
  </w:abstractNum>
  <w:abstractNum w:abstractNumId="12" w15:restartNumberingAfterBreak="0">
    <w:nsid w:val="75977518"/>
    <w:multiLevelType w:val="hybridMultilevel"/>
    <w:tmpl w:val="E3747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0457452">
    <w:abstractNumId w:val="9"/>
  </w:num>
  <w:num w:numId="2" w16cid:durableId="1289554333">
    <w:abstractNumId w:val="12"/>
  </w:num>
  <w:num w:numId="3" w16cid:durableId="3871871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D3C"/>
    <w:rsid w:val="001314B7"/>
    <w:rsid w:val="00142B39"/>
    <w:rsid w:val="0015074B"/>
    <w:rsid w:val="0029639D"/>
    <w:rsid w:val="00326F90"/>
    <w:rsid w:val="003403F3"/>
    <w:rsid w:val="00373C24"/>
    <w:rsid w:val="00452667"/>
    <w:rsid w:val="00550AB5"/>
    <w:rsid w:val="00592F70"/>
    <w:rsid w:val="006A4633"/>
    <w:rsid w:val="006F3CAF"/>
    <w:rsid w:val="006F5203"/>
    <w:rsid w:val="007119CB"/>
    <w:rsid w:val="007362D6"/>
    <w:rsid w:val="007E3F76"/>
    <w:rsid w:val="00805B7F"/>
    <w:rsid w:val="0083528F"/>
    <w:rsid w:val="008764CE"/>
    <w:rsid w:val="00890DC4"/>
    <w:rsid w:val="00946494"/>
    <w:rsid w:val="009839BE"/>
    <w:rsid w:val="00A102D8"/>
    <w:rsid w:val="00AA1D8D"/>
    <w:rsid w:val="00B47730"/>
    <w:rsid w:val="00C201AA"/>
    <w:rsid w:val="00C748E0"/>
    <w:rsid w:val="00C847E8"/>
    <w:rsid w:val="00CB0664"/>
    <w:rsid w:val="00CD49DC"/>
    <w:rsid w:val="00D96AE0"/>
    <w:rsid w:val="00DB65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9CAE6B2-EFCE-4759-A877-C8FF1BB57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F1F1F"/>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70203E"/>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70203E"/>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4F16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64" w:lineRule="auto"/>
    </w:pPr>
    <w:rPr>
      <w:rFonts w:ascii="Calibri" w:hAnsi="Calibri"/>
      <w:color w:val="5F5F5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c.nic.in/Central%20Governmental%20Rules/Consumer%20Protection%20%28E-Commerce%29%20Rules%2C%202020.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2290</Words>
  <Characters>13059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Femiknit Return, Exchange and Refund Policy</dc:title>
  <dc:subject>Customer-facing return, exchange and refund policy for Femiknit</dc:subject>
  <dc:creator>Femiknit</dc:creator>
  <cp:keywords>Femiknit, return policy, exchange policy, refund policy, sarees, India</cp:keywords>
  <dc:description>generated by python-docx</dc:description>
  <cp:lastModifiedBy>Archisha Mukherjee</cp:lastModifiedBy>
  <cp:revision>21</cp:revision>
  <dcterms:created xsi:type="dcterms:W3CDTF">2013-12-23T23:15:00Z</dcterms:created>
  <dcterms:modified xsi:type="dcterms:W3CDTF">2026-08-10T14:35:00Z</dcterms:modified>
  <cp:category/>
</cp:coreProperties>
</file>